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C606F" w14:textId="5E7AB065" w:rsidR="00347298" w:rsidRDefault="00347298" w:rsidP="005C7113">
      <w:pPr>
        <w:pStyle w:val="Ttulo"/>
        <w:jc w:val="center"/>
      </w:pPr>
      <w:r>
        <w:t xml:space="preserve">Manual de </w:t>
      </w:r>
      <w:r w:rsidR="0518AE63">
        <w:t>Técnico</w:t>
      </w:r>
      <w:r w:rsidR="00B5728F">
        <w:t xml:space="preserve"> </w:t>
      </w:r>
      <w:r w:rsidR="004A264B">
        <w:t>–</w:t>
      </w:r>
      <w:r w:rsidR="00B5728F">
        <w:t xml:space="preserve"> </w:t>
      </w:r>
      <w:r w:rsidR="001D2920">
        <w:t>G.A.U.D.I</w:t>
      </w:r>
    </w:p>
    <w:sdt>
      <w:sdtPr>
        <w:rPr>
          <w:rFonts w:asciiTheme="minorHAnsi" w:eastAsiaTheme="minorHAnsi" w:hAnsiTheme="minorHAnsi" w:cstheme="minorBidi"/>
          <w:color w:val="auto"/>
          <w:kern w:val="2"/>
          <w:sz w:val="22"/>
          <w:szCs w:val="22"/>
          <w:lang w:val="es-CO" w:eastAsia="en-US"/>
          <w14:ligatures w14:val="standardContextual"/>
        </w:rPr>
        <w:id w:val="2041325411"/>
        <w:docPartObj>
          <w:docPartGallery w:val="Table of Contents"/>
          <w:docPartUnique/>
        </w:docPartObj>
      </w:sdtPr>
      <w:sdtEndPr>
        <w:rPr>
          <w:b/>
          <w:bCs/>
        </w:rPr>
      </w:sdtEndPr>
      <w:sdtContent>
        <w:p w14:paraId="37BCD0B3" w14:textId="5E561DD5" w:rsidR="00D44020" w:rsidRDefault="00D44020">
          <w:pPr>
            <w:pStyle w:val="TtuloTDC"/>
          </w:pPr>
          <w:r>
            <w:t>Contenido</w:t>
          </w:r>
        </w:p>
        <w:p w14:paraId="28C355F0" w14:textId="77777777" w:rsidR="006F086D" w:rsidRPr="006F086D" w:rsidRDefault="006F086D" w:rsidP="006F086D">
          <w:pPr>
            <w:spacing w:after="0"/>
            <w:rPr>
              <w:lang w:val="es-ES" w:eastAsia="es-ES"/>
            </w:rPr>
          </w:pPr>
        </w:p>
        <w:p w14:paraId="5909CD8A" w14:textId="6EBD423C" w:rsidR="00EF5793" w:rsidRDefault="00D44020">
          <w:pPr>
            <w:pStyle w:val="TDC1"/>
            <w:tabs>
              <w:tab w:val="right" w:leader="dot" w:pos="8828"/>
            </w:tabs>
            <w:rPr>
              <w:rFonts w:eastAsiaTheme="minorEastAsia"/>
              <w:noProof/>
              <w:kern w:val="0"/>
              <w:lang w:eastAsia="es-CO"/>
              <w14:ligatures w14:val="none"/>
            </w:rPr>
          </w:pPr>
          <w:r>
            <w:fldChar w:fldCharType="begin"/>
          </w:r>
          <w:r>
            <w:instrText xml:space="preserve"> TOC \o "1-3" \h \z \u </w:instrText>
          </w:r>
          <w:r>
            <w:fldChar w:fldCharType="separate"/>
          </w:r>
          <w:hyperlink w:anchor="_Toc220960440" w:history="1">
            <w:r w:rsidR="00EF5793" w:rsidRPr="00EE48AC">
              <w:rPr>
                <w:rStyle w:val="Hipervnculo"/>
                <w:noProof/>
              </w:rPr>
              <w:t>Introducción</w:t>
            </w:r>
            <w:r w:rsidR="00EF5793">
              <w:rPr>
                <w:noProof/>
                <w:webHidden/>
              </w:rPr>
              <w:tab/>
            </w:r>
            <w:r w:rsidR="00EF5793">
              <w:rPr>
                <w:noProof/>
                <w:webHidden/>
              </w:rPr>
              <w:fldChar w:fldCharType="begin"/>
            </w:r>
            <w:r w:rsidR="00EF5793">
              <w:rPr>
                <w:noProof/>
                <w:webHidden/>
              </w:rPr>
              <w:instrText xml:space="preserve"> PAGEREF _Toc220960440 \h </w:instrText>
            </w:r>
            <w:r w:rsidR="00EF5793">
              <w:rPr>
                <w:noProof/>
                <w:webHidden/>
              </w:rPr>
            </w:r>
            <w:r w:rsidR="00EF5793">
              <w:rPr>
                <w:noProof/>
                <w:webHidden/>
              </w:rPr>
              <w:fldChar w:fldCharType="separate"/>
            </w:r>
            <w:r w:rsidR="00EF5793">
              <w:rPr>
                <w:noProof/>
                <w:webHidden/>
              </w:rPr>
              <w:t>2</w:t>
            </w:r>
            <w:r w:rsidR="00EF5793">
              <w:rPr>
                <w:noProof/>
                <w:webHidden/>
              </w:rPr>
              <w:fldChar w:fldCharType="end"/>
            </w:r>
          </w:hyperlink>
        </w:p>
        <w:p w14:paraId="681EFB20" w14:textId="04028B87" w:rsidR="00EF5793" w:rsidRDefault="00EF5793">
          <w:pPr>
            <w:pStyle w:val="TDC1"/>
            <w:tabs>
              <w:tab w:val="right" w:leader="dot" w:pos="8828"/>
            </w:tabs>
            <w:rPr>
              <w:rFonts w:eastAsiaTheme="minorEastAsia"/>
              <w:noProof/>
              <w:kern w:val="0"/>
              <w:lang w:eastAsia="es-CO"/>
              <w14:ligatures w14:val="none"/>
            </w:rPr>
          </w:pPr>
          <w:hyperlink w:anchor="_Toc220960441" w:history="1">
            <w:r w:rsidRPr="00EE48AC">
              <w:rPr>
                <w:rStyle w:val="Hipervnculo"/>
                <w:noProof/>
              </w:rPr>
              <w:t>Capítulo 1 Arquitectura, tecnologías y despliegue</w:t>
            </w:r>
            <w:r>
              <w:rPr>
                <w:noProof/>
                <w:webHidden/>
              </w:rPr>
              <w:tab/>
            </w:r>
            <w:r>
              <w:rPr>
                <w:noProof/>
                <w:webHidden/>
              </w:rPr>
              <w:fldChar w:fldCharType="begin"/>
            </w:r>
            <w:r>
              <w:rPr>
                <w:noProof/>
                <w:webHidden/>
              </w:rPr>
              <w:instrText xml:space="preserve"> PAGEREF _Toc220960441 \h </w:instrText>
            </w:r>
            <w:r>
              <w:rPr>
                <w:noProof/>
                <w:webHidden/>
              </w:rPr>
            </w:r>
            <w:r>
              <w:rPr>
                <w:noProof/>
                <w:webHidden/>
              </w:rPr>
              <w:fldChar w:fldCharType="separate"/>
            </w:r>
            <w:r>
              <w:rPr>
                <w:noProof/>
                <w:webHidden/>
              </w:rPr>
              <w:t>3</w:t>
            </w:r>
            <w:r>
              <w:rPr>
                <w:noProof/>
                <w:webHidden/>
              </w:rPr>
              <w:fldChar w:fldCharType="end"/>
            </w:r>
          </w:hyperlink>
        </w:p>
        <w:p w14:paraId="0794EC38" w14:textId="583F486F" w:rsidR="00EF5793" w:rsidRDefault="00EF5793">
          <w:pPr>
            <w:pStyle w:val="TDC2"/>
            <w:tabs>
              <w:tab w:val="left" w:pos="880"/>
              <w:tab w:val="right" w:leader="dot" w:pos="8828"/>
            </w:tabs>
            <w:rPr>
              <w:rFonts w:eastAsiaTheme="minorEastAsia"/>
              <w:noProof/>
              <w:kern w:val="0"/>
              <w:lang w:eastAsia="es-CO"/>
              <w14:ligatures w14:val="none"/>
            </w:rPr>
          </w:pPr>
          <w:hyperlink w:anchor="_Toc220960442" w:history="1">
            <w:r w:rsidRPr="00EE48AC">
              <w:rPr>
                <w:rStyle w:val="Hipervnculo"/>
                <w:noProof/>
              </w:rPr>
              <w:t>1.1.</w:t>
            </w:r>
            <w:r>
              <w:rPr>
                <w:rFonts w:eastAsiaTheme="minorEastAsia"/>
                <w:noProof/>
                <w:kern w:val="0"/>
                <w:lang w:eastAsia="es-CO"/>
                <w14:ligatures w14:val="none"/>
              </w:rPr>
              <w:tab/>
            </w:r>
            <w:r w:rsidRPr="00EE48AC">
              <w:rPr>
                <w:rStyle w:val="Hipervnculo"/>
                <w:noProof/>
              </w:rPr>
              <w:t>Arquitectura del sistema</w:t>
            </w:r>
            <w:r>
              <w:rPr>
                <w:noProof/>
                <w:webHidden/>
              </w:rPr>
              <w:tab/>
            </w:r>
            <w:r>
              <w:rPr>
                <w:noProof/>
                <w:webHidden/>
              </w:rPr>
              <w:fldChar w:fldCharType="begin"/>
            </w:r>
            <w:r>
              <w:rPr>
                <w:noProof/>
                <w:webHidden/>
              </w:rPr>
              <w:instrText xml:space="preserve"> PAGEREF _Toc220960442 \h </w:instrText>
            </w:r>
            <w:r>
              <w:rPr>
                <w:noProof/>
                <w:webHidden/>
              </w:rPr>
            </w:r>
            <w:r>
              <w:rPr>
                <w:noProof/>
                <w:webHidden/>
              </w:rPr>
              <w:fldChar w:fldCharType="separate"/>
            </w:r>
            <w:r>
              <w:rPr>
                <w:noProof/>
                <w:webHidden/>
              </w:rPr>
              <w:t>3</w:t>
            </w:r>
            <w:r>
              <w:rPr>
                <w:noProof/>
                <w:webHidden/>
              </w:rPr>
              <w:fldChar w:fldCharType="end"/>
            </w:r>
          </w:hyperlink>
        </w:p>
        <w:p w14:paraId="7736E1E7" w14:textId="0DCC0EDD" w:rsidR="00EF5793" w:rsidRDefault="00EF5793">
          <w:pPr>
            <w:pStyle w:val="TDC2"/>
            <w:tabs>
              <w:tab w:val="left" w:pos="880"/>
              <w:tab w:val="right" w:leader="dot" w:pos="8828"/>
            </w:tabs>
            <w:rPr>
              <w:rFonts w:eastAsiaTheme="minorEastAsia"/>
              <w:noProof/>
              <w:kern w:val="0"/>
              <w:lang w:eastAsia="es-CO"/>
              <w14:ligatures w14:val="none"/>
            </w:rPr>
          </w:pPr>
          <w:hyperlink w:anchor="_Toc220960443" w:history="1">
            <w:r w:rsidRPr="00EE48AC">
              <w:rPr>
                <w:rStyle w:val="Hipervnculo"/>
                <w:noProof/>
              </w:rPr>
              <w:t>1.2.</w:t>
            </w:r>
            <w:r>
              <w:rPr>
                <w:rFonts w:eastAsiaTheme="minorEastAsia"/>
                <w:noProof/>
                <w:kern w:val="0"/>
                <w:lang w:eastAsia="es-CO"/>
                <w14:ligatures w14:val="none"/>
              </w:rPr>
              <w:tab/>
            </w:r>
            <w:r w:rsidRPr="00EE48AC">
              <w:rPr>
                <w:rStyle w:val="Hipervnculo"/>
                <w:noProof/>
              </w:rPr>
              <w:t>Tecnologías usadas</w:t>
            </w:r>
            <w:r>
              <w:rPr>
                <w:noProof/>
                <w:webHidden/>
              </w:rPr>
              <w:tab/>
            </w:r>
            <w:r>
              <w:rPr>
                <w:noProof/>
                <w:webHidden/>
              </w:rPr>
              <w:fldChar w:fldCharType="begin"/>
            </w:r>
            <w:r>
              <w:rPr>
                <w:noProof/>
                <w:webHidden/>
              </w:rPr>
              <w:instrText xml:space="preserve"> PAGEREF _Toc220960443 \h </w:instrText>
            </w:r>
            <w:r>
              <w:rPr>
                <w:noProof/>
                <w:webHidden/>
              </w:rPr>
            </w:r>
            <w:r>
              <w:rPr>
                <w:noProof/>
                <w:webHidden/>
              </w:rPr>
              <w:fldChar w:fldCharType="separate"/>
            </w:r>
            <w:r>
              <w:rPr>
                <w:noProof/>
                <w:webHidden/>
              </w:rPr>
              <w:t>4</w:t>
            </w:r>
            <w:r>
              <w:rPr>
                <w:noProof/>
                <w:webHidden/>
              </w:rPr>
              <w:fldChar w:fldCharType="end"/>
            </w:r>
          </w:hyperlink>
        </w:p>
        <w:p w14:paraId="0F8558A7" w14:textId="33320A98" w:rsidR="00EF5793" w:rsidRDefault="00EF5793">
          <w:pPr>
            <w:pStyle w:val="TDC3"/>
            <w:tabs>
              <w:tab w:val="left" w:pos="1320"/>
              <w:tab w:val="right" w:leader="dot" w:pos="8828"/>
            </w:tabs>
            <w:rPr>
              <w:rFonts w:eastAsiaTheme="minorEastAsia"/>
              <w:noProof/>
              <w:kern w:val="0"/>
              <w:lang w:eastAsia="es-CO"/>
              <w14:ligatures w14:val="none"/>
            </w:rPr>
          </w:pPr>
          <w:hyperlink w:anchor="_Toc220960444" w:history="1">
            <w:r w:rsidRPr="00EE48AC">
              <w:rPr>
                <w:rStyle w:val="Hipervnculo"/>
                <w:noProof/>
              </w:rPr>
              <w:t>1.2.1.</w:t>
            </w:r>
            <w:r>
              <w:rPr>
                <w:rFonts w:eastAsiaTheme="minorEastAsia"/>
                <w:noProof/>
                <w:kern w:val="0"/>
                <w:lang w:eastAsia="es-CO"/>
                <w14:ligatures w14:val="none"/>
              </w:rPr>
              <w:tab/>
            </w:r>
            <w:r w:rsidRPr="00EE48AC">
              <w:rPr>
                <w:rStyle w:val="Hipervnculo"/>
                <w:noProof/>
              </w:rPr>
              <w:t>Unity</w:t>
            </w:r>
            <w:r>
              <w:rPr>
                <w:noProof/>
                <w:webHidden/>
              </w:rPr>
              <w:tab/>
            </w:r>
            <w:r>
              <w:rPr>
                <w:noProof/>
                <w:webHidden/>
              </w:rPr>
              <w:fldChar w:fldCharType="begin"/>
            </w:r>
            <w:r>
              <w:rPr>
                <w:noProof/>
                <w:webHidden/>
              </w:rPr>
              <w:instrText xml:space="preserve"> PAGEREF _Toc220960444 \h </w:instrText>
            </w:r>
            <w:r>
              <w:rPr>
                <w:noProof/>
                <w:webHidden/>
              </w:rPr>
            </w:r>
            <w:r>
              <w:rPr>
                <w:noProof/>
                <w:webHidden/>
              </w:rPr>
              <w:fldChar w:fldCharType="separate"/>
            </w:r>
            <w:r>
              <w:rPr>
                <w:noProof/>
                <w:webHidden/>
              </w:rPr>
              <w:t>4</w:t>
            </w:r>
            <w:r>
              <w:rPr>
                <w:noProof/>
                <w:webHidden/>
              </w:rPr>
              <w:fldChar w:fldCharType="end"/>
            </w:r>
          </w:hyperlink>
        </w:p>
        <w:p w14:paraId="09A6AA5B" w14:textId="66AB889C" w:rsidR="00EF5793" w:rsidRDefault="00EF5793">
          <w:pPr>
            <w:pStyle w:val="TDC2"/>
            <w:tabs>
              <w:tab w:val="left" w:pos="880"/>
              <w:tab w:val="right" w:leader="dot" w:pos="8828"/>
            </w:tabs>
            <w:rPr>
              <w:rFonts w:eastAsiaTheme="minorEastAsia"/>
              <w:noProof/>
              <w:kern w:val="0"/>
              <w:lang w:eastAsia="es-CO"/>
              <w14:ligatures w14:val="none"/>
            </w:rPr>
          </w:pPr>
          <w:hyperlink w:anchor="_Toc220960445" w:history="1">
            <w:r w:rsidRPr="00EE48AC">
              <w:rPr>
                <w:rStyle w:val="Hipervnculo"/>
                <w:noProof/>
              </w:rPr>
              <w:t>1.3.</w:t>
            </w:r>
            <w:r>
              <w:rPr>
                <w:rFonts w:eastAsiaTheme="minorEastAsia"/>
                <w:noProof/>
                <w:kern w:val="0"/>
                <w:lang w:eastAsia="es-CO"/>
                <w14:ligatures w14:val="none"/>
              </w:rPr>
              <w:tab/>
            </w:r>
            <w:r w:rsidRPr="00EE48AC">
              <w:rPr>
                <w:rStyle w:val="Hipervnculo"/>
                <w:noProof/>
              </w:rPr>
              <w:t>Despliegue del sistema</w:t>
            </w:r>
            <w:r>
              <w:rPr>
                <w:noProof/>
                <w:webHidden/>
              </w:rPr>
              <w:tab/>
            </w:r>
            <w:r>
              <w:rPr>
                <w:noProof/>
                <w:webHidden/>
              </w:rPr>
              <w:fldChar w:fldCharType="begin"/>
            </w:r>
            <w:r>
              <w:rPr>
                <w:noProof/>
                <w:webHidden/>
              </w:rPr>
              <w:instrText xml:space="preserve"> PAGEREF _Toc220960445 \h </w:instrText>
            </w:r>
            <w:r>
              <w:rPr>
                <w:noProof/>
                <w:webHidden/>
              </w:rPr>
            </w:r>
            <w:r>
              <w:rPr>
                <w:noProof/>
                <w:webHidden/>
              </w:rPr>
              <w:fldChar w:fldCharType="separate"/>
            </w:r>
            <w:r>
              <w:rPr>
                <w:noProof/>
                <w:webHidden/>
              </w:rPr>
              <w:t>4</w:t>
            </w:r>
            <w:r>
              <w:rPr>
                <w:noProof/>
                <w:webHidden/>
              </w:rPr>
              <w:fldChar w:fldCharType="end"/>
            </w:r>
          </w:hyperlink>
        </w:p>
        <w:p w14:paraId="59E21490" w14:textId="2DA4750F" w:rsidR="00EF5793" w:rsidRDefault="00EF5793">
          <w:pPr>
            <w:pStyle w:val="TDC1"/>
            <w:tabs>
              <w:tab w:val="right" w:leader="dot" w:pos="8828"/>
            </w:tabs>
            <w:rPr>
              <w:rFonts w:eastAsiaTheme="minorEastAsia"/>
              <w:noProof/>
              <w:kern w:val="0"/>
              <w:lang w:eastAsia="es-CO"/>
              <w14:ligatures w14:val="none"/>
            </w:rPr>
          </w:pPr>
          <w:hyperlink w:anchor="_Toc220960446" w:history="1">
            <w:r w:rsidRPr="00EE48AC">
              <w:rPr>
                <w:rStyle w:val="Hipervnculo"/>
                <w:noProof/>
              </w:rPr>
              <w:t>Capítulo 2 Código del proyecto</w:t>
            </w:r>
            <w:r>
              <w:rPr>
                <w:noProof/>
                <w:webHidden/>
              </w:rPr>
              <w:tab/>
            </w:r>
            <w:r>
              <w:rPr>
                <w:noProof/>
                <w:webHidden/>
              </w:rPr>
              <w:fldChar w:fldCharType="begin"/>
            </w:r>
            <w:r>
              <w:rPr>
                <w:noProof/>
                <w:webHidden/>
              </w:rPr>
              <w:instrText xml:space="preserve"> PAGEREF _Toc220960446 \h </w:instrText>
            </w:r>
            <w:r>
              <w:rPr>
                <w:noProof/>
                <w:webHidden/>
              </w:rPr>
            </w:r>
            <w:r>
              <w:rPr>
                <w:noProof/>
                <w:webHidden/>
              </w:rPr>
              <w:fldChar w:fldCharType="separate"/>
            </w:r>
            <w:r>
              <w:rPr>
                <w:noProof/>
                <w:webHidden/>
              </w:rPr>
              <w:t>5</w:t>
            </w:r>
            <w:r>
              <w:rPr>
                <w:noProof/>
                <w:webHidden/>
              </w:rPr>
              <w:fldChar w:fldCharType="end"/>
            </w:r>
          </w:hyperlink>
        </w:p>
        <w:p w14:paraId="513BB84B" w14:textId="6FAA6C15" w:rsidR="00EF5793" w:rsidRDefault="00EF5793">
          <w:pPr>
            <w:pStyle w:val="TDC2"/>
            <w:tabs>
              <w:tab w:val="left" w:pos="880"/>
              <w:tab w:val="right" w:leader="dot" w:pos="8828"/>
            </w:tabs>
            <w:rPr>
              <w:rFonts w:eastAsiaTheme="minorEastAsia"/>
              <w:noProof/>
              <w:kern w:val="0"/>
              <w:lang w:eastAsia="es-CO"/>
              <w14:ligatures w14:val="none"/>
            </w:rPr>
          </w:pPr>
          <w:hyperlink w:anchor="_Toc220960447" w:history="1">
            <w:r w:rsidRPr="00EE48AC">
              <w:rPr>
                <w:rStyle w:val="Hipervnculo"/>
                <w:noProof/>
              </w:rPr>
              <w:t>2.1.</w:t>
            </w:r>
            <w:r>
              <w:rPr>
                <w:rFonts w:eastAsiaTheme="minorEastAsia"/>
                <w:noProof/>
                <w:kern w:val="0"/>
                <w:lang w:eastAsia="es-CO"/>
                <w14:ligatures w14:val="none"/>
              </w:rPr>
              <w:tab/>
            </w:r>
            <w:r w:rsidRPr="00EE48AC">
              <w:rPr>
                <w:rStyle w:val="Hipervnculo"/>
                <w:noProof/>
              </w:rPr>
              <w:t>Git</w:t>
            </w:r>
            <w:r>
              <w:rPr>
                <w:noProof/>
                <w:webHidden/>
              </w:rPr>
              <w:tab/>
            </w:r>
            <w:r>
              <w:rPr>
                <w:noProof/>
                <w:webHidden/>
              </w:rPr>
              <w:fldChar w:fldCharType="begin"/>
            </w:r>
            <w:r>
              <w:rPr>
                <w:noProof/>
                <w:webHidden/>
              </w:rPr>
              <w:instrText xml:space="preserve"> PAGEREF _Toc220960447 \h </w:instrText>
            </w:r>
            <w:r>
              <w:rPr>
                <w:noProof/>
                <w:webHidden/>
              </w:rPr>
            </w:r>
            <w:r>
              <w:rPr>
                <w:noProof/>
                <w:webHidden/>
              </w:rPr>
              <w:fldChar w:fldCharType="separate"/>
            </w:r>
            <w:r>
              <w:rPr>
                <w:noProof/>
                <w:webHidden/>
              </w:rPr>
              <w:t>5</w:t>
            </w:r>
            <w:r>
              <w:rPr>
                <w:noProof/>
                <w:webHidden/>
              </w:rPr>
              <w:fldChar w:fldCharType="end"/>
            </w:r>
          </w:hyperlink>
        </w:p>
        <w:p w14:paraId="7B1A093B" w14:textId="6035B5DE" w:rsidR="00EF5793" w:rsidRDefault="00EF5793">
          <w:pPr>
            <w:pStyle w:val="TDC2"/>
            <w:tabs>
              <w:tab w:val="left" w:pos="880"/>
              <w:tab w:val="right" w:leader="dot" w:pos="8828"/>
            </w:tabs>
            <w:rPr>
              <w:rFonts w:eastAsiaTheme="minorEastAsia"/>
              <w:noProof/>
              <w:kern w:val="0"/>
              <w:lang w:eastAsia="es-CO"/>
              <w14:ligatures w14:val="none"/>
            </w:rPr>
          </w:pPr>
          <w:hyperlink w:anchor="_Toc220960448" w:history="1">
            <w:r w:rsidRPr="00EE48AC">
              <w:rPr>
                <w:rStyle w:val="Hipervnculo"/>
                <w:noProof/>
              </w:rPr>
              <w:t>2.2.</w:t>
            </w:r>
            <w:r>
              <w:rPr>
                <w:rFonts w:eastAsiaTheme="minorEastAsia"/>
                <w:noProof/>
                <w:kern w:val="0"/>
                <w:lang w:eastAsia="es-CO"/>
                <w14:ligatures w14:val="none"/>
              </w:rPr>
              <w:tab/>
            </w:r>
            <w:r w:rsidRPr="00EE48AC">
              <w:rPr>
                <w:rStyle w:val="Hipervnculo"/>
                <w:noProof/>
              </w:rPr>
              <w:t>GitHub</w:t>
            </w:r>
            <w:r>
              <w:rPr>
                <w:noProof/>
                <w:webHidden/>
              </w:rPr>
              <w:tab/>
            </w:r>
            <w:r>
              <w:rPr>
                <w:noProof/>
                <w:webHidden/>
              </w:rPr>
              <w:fldChar w:fldCharType="begin"/>
            </w:r>
            <w:r>
              <w:rPr>
                <w:noProof/>
                <w:webHidden/>
              </w:rPr>
              <w:instrText xml:space="preserve"> PAGEREF _Toc220960448 \h </w:instrText>
            </w:r>
            <w:r>
              <w:rPr>
                <w:noProof/>
                <w:webHidden/>
              </w:rPr>
            </w:r>
            <w:r>
              <w:rPr>
                <w:noProof/>
                <w:webHidden/>
              </w:rPr>
              <w:fldChar w:fldCharType="separate"/>
            </w:r>
            <w:r>
              <w:rPr>
                <w:noProof/>
                <w:webHidden/>
              </w:rPr>
              <w:t>6</w:t>
            </w:r>
            <w:r>
              <w:rPr>
                <w:noProof/>
                <w:webHidden/>
              </w:rPr>
              <w:fldChar w:fldCharType="end"/>
            </w:r>
          </w:hyperlink>
        </w:p>
        <w:p w14:paraId="30E12388" w14:textId="62BDF351" w:rsidR="00EF5793" w:rsidRDefault="00EF5793">
          <w:pPr>
            <w:pStyle w:val="TDC2"/>
            <w:tabs>
              <w:tab w:val="left" w:pos="880"/>
              <w:tab w:val="right" w:leader="dot" w:pos="8828"/>
            </w:tabs>
            <w:rPr>
              <w:rFonts w:eastAsiaTheme="minorEastAsia"/>
              <w:noProof/>
              <w:kern w:val="0"/>
              <w:lang w:eastAsia="es-CO"/>
              <w14:ligatures w14:val="none"/>
            </w:rPr>
          </w:pPr>
          <w:hyperlink w:anchor="_Toc220960449" w:history="1">
            <w:r w:rsidRPr="00EE48AC">
              <w:rPr>
                <w:rStyle w:val="Hipervnculo"/>
                <w:noProof/>
              </w:rPr>
              <w:t>2.3.</w:t>
            </w:r>
            <w:r>
              <w:rPr>
                <w:rFonts w:eastAsiaTheme="minorEastAsia"/>
                <w:noProof/>
                <w:kern w:val="0"/>
                <w:lang w:eastAsia="es-CO"/>
                <w14:ligatures w14:val="none"/>
              </w:rPr>
              <w:tab/>
            </w:r>
            <w:r w:rsidRPr="00EE48AC">
              <w:rPr>
                <w:rStyle w:val="Hipervnculo"/>
                <w:noProof/>
              </w:rPr>
              <w:t>Estructura del sistema</w:t>
            </w:r>
            <w:r>
              <w:rPr>
                <w:noProof/>
                <w:webHidden/>
              </w:rPr>
              <w:tab/>
            </w:r>
            <w:r>
              <w:rPr>
                <w:noProof/>
                <w:webHidden/>
              </w:rPr>
              <w:fldChar w:fldCharType="begin"/>
            </w:r>
            <w:r>
              <w:rPr>
                <w:noProof/>
                <w:webHidden/>
              </w:rPr>
              <w:instrText xml:space="preserve"> PAGEREF _Toc220960449 \h </w:instrText>
            </w:r>
            <w:r>
              <w:rPr>
                <w:noProof/>
                <w:webHidden/>
              </w:rPr>
            </w:r>
            <w:r>
              <w:rPr>
                <w:noProof/>
                <w:webHidden/>
              </w:rPr>
              <w:fldChar w:fldCharType="separate"/>
            </w:r>
            <w:r>
              <w:rPr>
                <w:noProof/>
                <w:webHidden/>
              </w:rPr>
              <w:t>6</w:t>
            </w:r>
            <w:r>
              <w:rPr>
                <w:noProof/>
                <w:webHidden/>
              </w:rPr>
              <w:fldChar w:fldCharType="end"/>
            </w:r>
          </w:hyperlink>
        </w:p>
        <w:p w14:paraId="481CDF10" w14:textId="4EA5A8D6" w:rsidR="00EF5793" w:rsidRDefault="00EF5793">
          <w:pPr>
            <w:pStyle w:val="TDC3"/>
            <w:tabs>
              <w:tab w:val="left" w:pos="1320"/>
              <w:tab w:val="right" w:leader="dot" w:pos="8828"/>
            </w:tabs>
            <w:rPr>
              <w:rFonts w:eastAsiaTheme="minorEastAsia"/>
              <w:noProof/>
              <w:kern w:val="0"/>
              <w:lang w:eastAsia="es-CO"/>
              <w14:ligatures w14:val="none"/>
            </w:rPr>
          </w:pPr>
          <w:hyperlink w:anchor="_Toc220960450" w:history="1">
            <w:r w:rsidRPr="00EE48AC">
              <w:rPr>
                <w:rStyle w:val="Hipervnculo"/>
                <w:noProof/>
              </w:rPr>
              <w:t>2.3.1.</w:t>
            </w:r>
            <w:r>
              <w:rPr>
                <w:rFonts w:eastAsiaTheme="minorEastAsia"/>
                <w:noProof/>
                <w:kern w:val="0"/>
                <w:lang w:eastAsia="es-CO"/>
                <w14:ligatures w14:val="none"/>
              </w:rPr>
              <w:tab/>
            </w:r>
            <w:r w:rsidRPr="00EE48AC">
              <w:rPr>
                <w:rStyle w:val="Hipervnculo"/>
                <w:noProof/>
              </w:rPr>
              <w:t>Directorios Unity</w:t>
            </w:r>
            <w:r>
              <w:rPr>
                <w:noProof/>
                <w:webHidden/>
              </w:rPr>
              <w:tab/>
            </w:r>
            <w:r>
              <w:rPr>
                <w:noProof/>
                <w:webHidden/>
              </w:rPr>
              <w:fldChar w:fldCharType="begin"/>
            </w:r>
            <w:r>
              <w:rPr>
                <w:noProof/>
                <w:webHidden/>
              </w:rPr>
              <w:instrText xml:space="preserve"> PAGEREF _Toc220960450 \h </w:instrText>
            </w:r>
            <w:r>
              <w:rPr>
                <w:noProof/>
                <w:webHidden/>
              </w:rPr>
            </w:r>
            <w:r>
              <w:rPr>
                <w:noProof/>
                <w:webHidden/>
              </w:rPr>
              <w:fldChar w:fldCharType="separate"/>
            </w:r>
            <w:r>
              <w:rPr>
                <w:noProof/>
                <w:webHidden/>
              </w:rPr>
              <w:t>6</w:t>
            </w:r>
            <w:r>
              <w:rPr>
                <w:noProof/>
                <w:webHidden/>
              </w:rPr>
              <w:fldChar w:fldCharType="end"/>
            </w:r>
          </w:hyperlink>
        </w:p>
        <w:p w14:paraId="16A64DAB" w14:textId="3513AC2F" w:rsidR="00EF5793" w:rsidRDefault="00EF5793">
          <w:pPr>
            <w:pStyle w:val="TDC1"/>
            <w:tabs>
              <w:tab w:val="right" w:leader="dot" w:pos="8828"/>
            </w:tabs>
            <w:rPr>
              <w:rFonts w:eastAsiaTheme="minorEastAsia"/>
              <w:noProof/>
              <w:kern w:val="0"/>
              <w:lang w:eastAsia="es-CO"/>
              <w14:ligatures w14:val="none"/>
            </w:rPr>
          </w:pPr>
          <w:hyperlink w:anchor="_Toc220960451" w:history="1">
            <w:r w:rsidRPr="00EE48AC">
              <w:rPr>
                <w:rStyle w:val="Hipervnculo"/>
                <w:noProof/>
              </w:rPr>
              <w:t>Capítulo 3 Implementación del sistema</w:t>
            </w:r>
            <w:r>
              <w:rPr>
                <w:noProof/>
                <w:webHidden/>
              </w:rPr>
              <w:tab/>
            </w:r>
            <w:r>
              <w:rPr>
                <w:noProof/>
                <w:webHidden/>
              </w:rPr>
              <w:fldChar w:fldCharType="begin"/>
            </w:r>
            <w:r>
              <w:rPr>
                <w:noProof/>
                <w:webHidden/>
              </w:rPr>
              <w:instrText xml:space="preserve"> PAGEREF _Toc220960451 \h </w:instrText>
            </w:r>
            <w:r>
              <w:rPr>
                <w:noProof/>
                <w:webHidden/>
              </w:rPr>
            </w:r>
            <w:r>
              <w:rPr>
                <w:noProof/>
                <w:webHidden/>
              </w:rPr>
              <w:fldChar w:fldCharType="separate"/>
            </w:r>
            <w:r>
              <w:rPr>
                <w:noProof/>
                <w:webHidden/>
              </w:rPr>
              <w:t>8</w:t>
            </w:r>
            <w:r>
              <w:rPr>
                <w:noProof/>
                <w:webHidden/>
              </w:rPr>
              <w:fldChar w:fldCharType="end"/>
            </w:r>
          </w:hyperlink>
        </w:p>
        <w:p w14:paraId="04FE5F55" w14:textId="215A75D8" w:rsidR="00EF5793" w:rsidRDefault="00EF5793">
          <w:pPr>
            <w:pStyle w:val="TDC2"/>
            <w:tabs>
              <w:tab w:val="left" w:pos="880"/>
              <w:tab w:val="right" w:leader="dot" w:pos="8828"/>
            </w:tabs>
            <w:rPr>
              <w:rFonts w:eastAsiaTheme="minorEastAsia"/>
              <w:noProof/>
              <w:kern w:val="0"/>
              <w:lang w:eastAsia="es-CO"/>
              <w14:ligatures w14:val="none"/>
            </w:rPr>
          </w:pPr>
          <w:hyperlink w:anchor="_Toc220960452" w:history="1">
            <w:r w:rsidRPr="00EE48AC">
              <w:rPr>
                <w:rStyle w:val="Hipervnculo"/>
                <w:noProof/>
              </w:rPr>
              <w:t>3.1.</w:t>
            </w:r>
            <w:r>
              <w:rPr>
                <w:rFonts w:eastAsiaTheme="minorEastAsia"/>
                <w:noProof/>
                <w:kern w:val="0"/>
                <w:lang w:eastAsia="es-CO"/>
                <w14:ligatures w14:val="none"/>
              </w:rPr>
              <w:tab/>
            </w:r>
            <w:r w:rsidRPr="00EE48AC">
              <w:rPr>
                <w:rStyle w:val="Hipervnculo"/>
                <w:noProof/>
              </w:rPr>
              <w:t>Modelo de lectura de JSON</w:t>
            </w:r>
            <w:r>
              <w:rPr>
                <w:noProof/>
                <w:webHidden/>
              </w:rPr>
              <w:tab/>
            </w:r>
            <w:r>
              <w:rPr>
                <w:noProof/>
                <w:webHidden/>
              </w:rPr>
              <w:fldChar w:fldCharType="begin"/>
            </w:r>
            <w:r>
              <w:rPr>
                <w:noProof/>
                <w:webHidden/>
              </w:rPr>
              <w:instrText xml:space="preserve"> PAGEREF _Toc220960452 \h </w:instrText>
            </w:r>
            <w:r>
              <w:rPr>
                <w:noProof/>
                <w:webHidden/>
              </w:rPr>
            </w:r>
            <w:r>
              <w:rPr>
                <w:noProof/>
                <w:webHidden/>
              </w:rPr>
              <w:fldChar w:fldCharType="separate"/>
            </w:r>
            <w:r>
              <w:rPr>
                <w:noProof/>
                <w:webHidden/>
              </w:rPr>
              <w:t>8</w:t>
            </w:r>
            <w:r>
              <w:rPr>
                <w:noProof/>
                <w:webHidden/>
              </w:rPr>
              <w:fldChar w:fldCharType="end"/>
            </w:r>
          </w:hyperlink>
        </w:p>
        <w:p w14:paraId="2D9BFAED" w14:textId="00875902" w:rsidR="00EF5793" w:rsidRDefault="00EF5793">
          <w:pPr>
            <w:pStyle w:val="TDC2"/>
            <w:tabs>
              <w:tab w:val="left" w:pos="880"/>
              <w:tab w:val="right" w:leader="dot" w:pos="8828"/>
            </w:tabs>
            <w:rPr>
              <w:rFonts w:eastAsiaTheme="minorEastAsia"/>
              <w:noProof/>
              <w:kern w:val="0"/>
              <w:lang w:eastAsia="es-CO"/>
              <w14:ligatures w14:val="none"/>
            </w:rPr>
          </w:pPr>
          <w:hyperlink w:anchor="_Toc220960453" w:history="1">
            <w:r w:rsidRPr="00EE48AC">
              <w:rPr>
                <w:rStyle w:val="Hipervnculo"/>
                <w:noProof/>
              </w:rPr>
              <w:t>3.2.</w:t>
            </w:r>
            <w:r>
              <w:rPr>
                <w:rFonts w:eastAsiaTheme="minorEastAsia"/>
                <w:noProof/>
                <w:kern w:val="0"/>
                <w:lang w:eastAsia="es-CO"/>
                <w14:ligatures w14:val="none"/>
              </w:rPr>
              <w:tab/>
            </w:r>
            <w:r w:rsidRPr="00EE48AC">
              <w:rPr>
                <w:rStyle w:val="Hipervnculo"/>
                <w:noProof/>
              </w:rPr>
              <w:t>Clonación de proyectos con Git y GitHub</w:t>
            </w:r>
            <w:r>
              <w:rPr>
                <w:noProof/>
                <w:webHidden/>
              </w:rPr>
              <w:tab/>
            </w:r>
            <w:r>
              <w:rPr>
                <w:noProof/>
                <w:webHidden/>
              </w:rPr>
              <w:fldChar w:fldCharType="begin"/>
            </w:r>
            <w:r>
              <w:rPr>
                <w:noProof/>
                <w:webHidden/>
              </w:rPr>
              <w:instrText xml:space="preserve"> PAGEREF _Toc220960453 \h </w:instrText>
            </w:r>
            <w:r>
              <w:rPr>
                <w:noProof/>
                <w:webHidden/>
              </w:rPr>
            </w:r>
            <w:r>
              <w:rPr>
                <w:noProof/>
                <w:webHidden/>
              </w:rPr>
              <w:fldChar w:fldCharType="separate"/>
            </w:r>
            <w:r>
              <w:rPr>
                <w:noProof/>
                <w:webHidden/>
              </w:rPr>
              <w:t>11</w:t>
            </w:r>
            <w:r>
              <w:rPr>
                <w:noProof/>
                <w:webHidden/>
              </w:rPr>
              <w:fldChar w:fldCharType="end"/>
            </w:r>
          </w:hyperlink>
        </w:p>
        <w:p w14:paraId="53F60EAB" w14:textId="0ED0CAA3" w:rsidR="00EF5793" w:rsidRDefault="00EF5793">
          <w:pPr>
            <w:pStyle w:val="TDC1"/>
            <w:tabs>
              <w:tab w:val="right" w:leader="dot" w:pos="8828"/>
            </w:tabs>
            <w:rPr>
              <w:rFonts w:eastAsiaTheme="minorEastAsia"/>
              <w:noProof/>
              <w:kern w:val="0"/>
              <w:lang w:eastAsia="es-CO"/>
              <w14:ligatures w14:val="none"/>
            </w:rPr>
          </w:pPr>
          <w:hyperlink w:anchor="_Toc220960454" w:history="1">
            <w:r w:rsidRPr="00EE48AC">
              <w:rPr>
                <w:rStyle w:val="Hipervnculo"/>
                <w:noProof/>
              </w:rPr>
              <w:t>Anexos</w:t>
            </w:r>
            <w:r>
              <w:rPr>
                <w:noProof/>
                <w:webHidden/>
              </w:rPr>
              <w:tab/>
            </w:r>
            <w:r>
              <w:rPr>
                <w:noProof/>
                <w:webHidden/>
              </w:rPr>
              <w:fldChar w:fldCharType="begin"/>
            </w:r>
            <w:r>
              <w:rPr>
                <w:noProof/>
                <w:webHidden/>
              </w:rPr>
              <w:instrText xml:space="preserve"> PAGEREF _Toc220960454 \h </w:instrText>
            </w:r>
            <w:r>
              <w:rPr>
                <w:noProof/>
                <w:webHidden/>
              </w:rPr>
            </w:r>
            <w:r>
              <w:rPr>
                <w:noProof/>
                <w:webHidden/>
              </w:rPr>
              <w:fldChar w:fldCharType="separate"/>
            </w:r>
            <w:r>
              <w:rPr>
                <w:noProof/>
                <w:webHidden/>
              </w:rPr>
              <w:t>12</w:t>
            </w:r>
            <w:r>
              <w:rPr>
                <w:noProof/>
                <w:webHidden/>
              </w:rPr>
              <w:fldChar w:fldCharType="end"/>
            </w:r>
          </w:hyperlink>
        </w:p>
        <w:p w14:paraId="219D9548" w14:textId="5977EAF5" w:rsidR="00EF5793" w:rsidRDefault="00EF5793">
          <w:pPr>
            <w:pStyle w:val="TDC2"/>
            <w:tabs>
              <w:tab w:val="right" w:leader="dot" w:pos="8828"/>
            </w:tabs>
            <w:rPr>
              <w:rFonts w:eastAsiaTheme="minorEastAsia"/>
              <w:noProof/>
              <w:kern w:val="0"/>
              <w:lang w:eastAsia="es-CO"/>
              <w14:ligatures w14:val="none"/>
            </w:rPr>
          </w:pPr>
          <w:hyperlink w:anchor="_Toc220960455" w:history="1">
            <w:r w:rsidRPr="00EE48AC">
              <w:rPr>
                <w:rStyle w:val="Hipervnculo"/>
                <w:noProof/>
              </w:rPr>
              <w:t>Excel Textos edificios enumerados</w:t>
            </w:r>
            <w:r>
              <w:rPr>
                <w:noProof/>
                <w:webHidden/>
              </w:rPr>
              <w:tab/>
            </w:r>
            <w:r>
              <w:rPr>
                <w:noProof/>
                <w:webHidden/>
              </w:rPr>
              <w:fldChar w:fldCharType="begin"/>
            </w:r>
            <w:r>
              <w:rPr>
                <w:noProof/>
                <w:webHidden/>
              </w:rPr>
              <w:instrText xml:space="preserve"> PAGEREF _Toc220960455 \h </w:instrText>
            </w:r>
            <w:r>
              <w:rPr>
                <w:noProof/>
                <w:webHidden/>
              </w:rPr>
            </w:r>
            <w:r>
              <w:rPr>
                <w:noProof/>
                <w:webHidden/>
              </w:rPr>
              <w:fldChar w:fldCharType="separate"/>
            </w:r>
            <w:r>
              <w:rPr>
                <w:noProof/>
                <w:webHidden/>
              </w:rPr>
              <w:t>12</w:t>
            </w:r>
            <w:r>
              <w:rPr>
                <w:noProof/>
                <w:webHidden/>
              </w:rPr>
              <w:fldChar w:fldCharType="end"/>
            </w:r>
          </w:hyperlink>
        </w:p>
        <w:p w14:paraId="619F23D7" w14:textId="0C4AF86C" w:rsidR="00D44020" w:rsidRDefault="00D44020">
          <w:r>
            <w:rPr>
              <w:b/>
              <w:bCs/>
            </w:rPr>
            <w:fldChar w:fldCharType="end"/>
          </w:r>
        </w:p>
      </w:sdtContent>
    </w:sdt>
    <w:p w14:paraId="68AA5D1C" w14:textId="11CDFC97" w:rsidR="00484C7B" w:rsidRDefault="00484C7B" w:rsidP="00484C7B"/>
    <w:p w14:paraId="265FF0F8" w14:textId="77777777" w:rsidR="00484C7B" w:rsidRDefault="00484C7B" w:rsidP="00484C7B"/>
    <w:p w14:paraId="12D82465" w14:textId="49AC11D7" w:rsidR="00484C7B" w:rsidRDefault="00484C7B" w:rsidP="00484C7B"/>
    <w:p w14:paraId="69354456" w14:textId="3B8B9246" w:rsidR="00484C7B" w:rsidRDefault="00484C7B" w:rsidP="00484C7B"/>
    <w:p w14:paraId="74776B02" w14:textId="751FC44E" w:rsidR="00484C7B" w:rsidRDefault="00484C7B" w:rsidP="00484C7B"/>
    <w:p w14:paraId="5EBAD8FF" w14:textId="7A7BACF5" w:rsidR="00484C7B" w:rsidRDefault="00484C7B" w:rsidP="00484C7B"/>
    <w:p w14:paraId="75A72ABD" w14:textId="5B01F060" w:rsidR="00484C7B" w:rsidRDefault="00484C7B" w:rsidP="00484C7B"/>
    <w:p w14:paraId="746F6990" w14:textId="4D992ABC" w:rsidR="00484C7B" w:rsidRDefault="00484C7B" w:rsidP="00484C7B"/>
    <w:p w14:paraId="08093B7A" w14:textId="2A2F0A05" w:rsidR="00484C7B" w:rsidRDefault="00484C7B" w:rsidP="00484C7B"/>
    <w:p w14:paraId="69A01AE9" w14:textId="7F1CBD45" w:rsidR="00484C7B" w:rsidRDefault="00484C7B" w:rsidP="00484C7B"/>
    <w:p w14:paraId="139823A7" w14:textId="03D132FD" w:rsidR="00484C7B" w:rsidRPr="00484C7B" w:rsidDel="004C39CB" w:rsidRDefault="00484C7B" w:rsidP="00484C7B">
      <w:pPr>
        <w:rPr>
          <w:del w:id="0" w:author="Elizabeth Carolina" w:date="2026-02-02T21:34:00Z"/>
        </w:rPr>
      </w:pPr>
    </w:p>
    <w:p w14:paraId="33DAAE8B" w14:textId="34D9135B" w:rsidR="00387C3E" w:rsidRDefault="00387C3E" w:rsidP="00A22654">
      <w:pPr>
        <w:pStyle w:val="Ttulo1"/>
        <w:jc w:val="center"/>
      </w:pPr>
      <w:bookmarkStart w:id="1" w:name="_Toc220960440"/>
      <w:r>
        <w:t>Introducción</w:t>
      </w:r>
      <w:bookmarkEnd w:id="1"/>
    </w:p>
    <w:p w14:paraId="7C34B29E" w14:textId="77777777" w:rsidR="00A22654" w:rsidRPr="00A22654" w:rsidRDefault="00A22654" w:rsidP="00A22654"/>
    <w:p w14:paraId="0B6C509B" w14:textId="1A057536" w:rsidR="00A22654" w:rsidRDefault="001D2920" w:rsidP="00387C3E">
      <w:r w:rsidRPr="001D2920">
        <w:t xml:space="preserve">G.A.U.D.I </w:t>
      </w:r>
      <w:r>
        <w:t>(</w:t>
      </w:r>
      <w:r w:rsidRPr="001D2920">
        <w:t>Guía</w:t>
      </w:r>
      <w:r w:rsidRPr="001D2920">
        <w:t xml:space="preserve"> </w:t>
      </w:r>
      <w:r w:rsidRPr="001D2920">
        <w:t>Arquitectónica</w:t>
      </w:r>
      <w:r w:rsidRPr="001D2920">
        <w:t xml:space="preserve"> Universal para el Descubrimiento y la Investigación</w:t>
      </w:r>
      <w:r>
        <w:t xml:space="preserve">) </w:t>
      </w:r>
      <w:r w:rsidRPr="001D2920">
        <w:t>es un juego de mesa transmedia que integra narrativa, deducción y gamificación como estrategias pedagógicas. Promueve el aprendizaje significativo al situar al estudiante en un entorno lúdico que potencia la memoria, la asociación entre referentes arquitectónicos y el pensamiento crítico, generando así una experiencia de aprendizaje activa, atractiva y adaptable a distintos contextos académicos.</w:t>
      </w:r>
    </w:p>
    <w:p w14:paraId="2CEFC7E2" w14:textId="1BC1B1E6" w:rsidR="00A22654" w:rsidRDefault="00A22654" w:rsidP="00387C3E"/>
    <w:p w14:paraId="70D29579" w14:textId="56D1D350" w:rsidR="00A22654" w:rsidRDefault="00A22654" w:rsidP="00387C3E"/>
    <w:p w14:paraId="4AA48F22" w14:textId="5DB537BF" w:rsidR="00A22654" w:rsidRDefault="00A22654" w:rsidP="00387C3E"/>
    <w:p w14:paraId="0C288829" w14:textId="1EDE26AC" w:rsidR="00A22654" w:rsidRDefault="00A22654" w:rsidP="00387C3E"/>
    <w:p w14:paraId="4B7E5034" w14:textId="0611C624" w:rsidR="00A22654" w:rsidRDefault="00A22654" w:rsidP="00387C3E"/>
    <w:p w14:paraId="72EB037B" w14:textId="3CF16C90" w:rsidR="009E2CA6" w:rsidRDefault="009E2CA6" w:rsidP="00387C3E"/>
    <w:p w14:paraId="14DE92ED" w14:textId="4730E781" w:rsidR="009E2CA6" w:rsidRDefault="009E2CA6" w:rsidP="00387C3E"/>
    <w:p w14:paraId="3A2E1D26" w14:textId="343AC572" w:rsidR="009E2CA6" w:rsidRDefault="009E2CA6" w:rsidP="00387C3E"/>
    <w:p w14:paraId="4DB569A0" w14:textId="0477E7A3" w:rsidR="009E2CA6" w:rsidRDefault="009E2CA6" w:rsidP="00387C3E"/>
    <w:p w14:paraId="06FE1955" w14:textId="3969C2F6" w:rsidR="009E2CA6" w:rsidRDefault="009E2CA6" w:rsidP="00387C3E"/>
    <w:p w14:paraId="29692E83" w14:textId="67A05255" w:rsidR="009E2CA6" w:rsidRDefault="009E2CA6" w:rsidP="00387C3E"/>
    <w:p w14:paraId="0C8384B0" w14:textId="3F0C4086" w:rsidR="009E2CA6" w:rsidRDefault="009E2CA6" w:rsidP="00387C3E"/>
    <w:p w14:paraId="54141E09" w14:textId="7CF41F96" w:rsidR="009E2CA6" w:rsidRDefault="009E2CA6" w:rsidP="00387C3E"/>
    <w:p w14:paraId="3C6CB71A" w14:textId="7640D81F" w:rsidR="009E2CA6" w:rsidRDefault="009E2CA6" w:rsidP="00387C3E"/>
    <w:p w14:paraId="30B012C0" w14:textId="4B52B384" w:rsidR="009E2CA6" w:rsidRDefault="009E2CA6" w:rsidP="00387C3E"/>
    <w:p w14:paraId="3EBD9A68" w14:textId="0AD969B7" w:rsidR="004A264B" w:rsidRDefault="004A264B" w:rsidP="00387C3E"/>
    <w:p w14:paraId="51B95477" w14:textId="4DEA41E8" w:rsidR="004A264B" w:rsidRDefault="004A264B" w:rsidP="00387C3E"/>
    <w:p w14:paraId="2EEF319B" w14:textId="294ED65C" w:rsidR="004A264B" w:rsidRDefault="004A264B" w:rsidP="00387C3E"/>
    <w:p w14:paraId="50825319" w14:textId="32BAD175" w:rsidR="004A264B" w:rsidRDefault="004A264B" w:rsidP="00387C3E"/>
    <w:p w14:paraId="44023425" w14:textId="23974397" w:rsidR="004A264B" w:rsidRDefault="004A264B" w:rsidP="00387C3E"/>
    <w:p w14:paraId="7D08AAA7" w14:textId="5087CEB7" w:rsidR="004A264B" w:rsidRDefault="004A264B" w:rsidP="00387C3E"/>
    <w:p w14:paraId="05121AAD" w14:textId="77777777" w:rsidR="004A264B" w:rsidRDefault="004A264B" w:rsidP="00387C3E"/>
    <w:p w14:paraId="1A84AFD4" w14:textId="705A1C79" w:rsidR="009E2CA6" w:rsidDel="00B32689" w:rsidRDefault="009E2CA6" w:rsidP="00387C3E">
      <w:pPr>
        <w:rPr>
          <w:del w:id="2" w:author="Elizabeth Carolina" w:date="2026-02-02T21:34:00Z"/>
        </w:rPr>
      </w:pPr>
    </w:p>
    <w:p w14:paraId="578471F5" w14:textId="55A3C036" w:rsidR="004E442D" w:rsidRDefault="009E2CA6" w:rsidP="00A22654">
      <w:pPr>
        <w:pStyle w:val="Ttulo1"/>
        <w:jc w:val="center"/>
      </w:pPr>
      <w:bookmarkStart w:id="3" w:name="_Toc220960441"/>
      <w:r>
        <w:t>Ca</w:t>
      </w:r>
      <w:r w:rsidR="004E442D">
        <w:t>pítulo 1</w:t>
      </w:r>
      <w:r w:rsidR="00A22654">
        <w:br/>
      </w:r>
      <w:r w:rsidR="004E442D">
        <w:t>Arquitectura, tecnologías y despliegue</w:t>
      </w:r>
      <w:bookmarkEnd w:id="3"/>
    </w:p>
    <w:p w14:paraId="00CF2A38" w14:textId="77777777" w:rsidR="00A22654" w:rsidRPr="00A22654" w:rsidRDefault="00A22654" w:rsidP="00A96D14">
      <w:pPr>
        <w:spacing w:after="0"/>
      </w:pPr>
    </w:p>
    <w:p w14:paraId="18995A3D" w14:textId="3867A98E" w:rsidR="00783906" w:rsidRDefault="001D2920" w:rsidP="004A264B">
      <w:pPr>
        <w:jc w:val="both"/>
      </w:pPr>
      <w:r>
        <w:t>G.A.U.D.I.</w:t>
      </w:r>
      <w:r w:rsidR="004E442D">
        <w:t xml:space="preserve"> es </w:t>
      </w:r>
      <w:r w:rsidR="004E442D" w:rsidRPr="004E442D">
        <w:t>un</w:t>
      </w:r>
      <w:r w:rsidRPr="001D2920">
        <w:t xml:space="preserve">a herramienta lúdica para </w:t>
      </w:r>
      <w:r w:rsidR="002079BC">
        <w:t>p</w:t>
      </w:r>
      <w:r w:rsidR="002079BC" w:rsidRPr="002079BC">
        <w:t>otenciar el pensamiento crítico y el conocimiento</w:t>
      </w:r>
      <w:r w:rsidR="002079BC">
        <w:t xml:space="preserve"> sobre </w:t>
      </w:r>
      <w:r w:rsidRPr="001D2920">
        <w:t>arquitectura</w:t>
      </w:r>
      <w:r w:rsidR="004A264B">
        <w:t>, a</w:t>
      </w:r>
      <w:r w:rsidR="004E442D" w:rsidRPr="004E442D">
        <w:t xml:space="preserve"> través d</w:t>
      </w:r>
      <w:r w:rsidR="004A264B">
        <w:t xml:space="preserve">e una interfaz que </w:t>
      </w:r>
      <w:r>
        <w:t>i</w:t>
      </w:r>
      <w:r w:rsidRPr="001D2920">
        <w:t>ntegra elementos de juego para facilitar la comprensión de conceptos espaciales, formales y estructurales</w:t>
      </w:r>
      <w:r w:rsidR="004A264B">
        <w:t>.</w:t>
      </w:r>
    </w:p>
    <w:p w14:paraId="451907E4" w14:textId="6924B56A" w:rsidR="00534599" w:rsidRDefault="00534599" w:rsidP="00AE0C09">
      <w:pPr>
        <w:jc w:val="both"/>
      </w:pPr>
      <w:r>
        <w:t xml:space="preserve">Por lo tanto, es </w:t>
      </w:r>
      <w:r w:rsidR="004A264B">
        <w:t>clave</w:t>
      </w:r>
      <w:r>
        <w:t xml:space="preserve"> identificar todas las tecnologías que se usaron para la construcción de </w:t>
      </w:r>
      <w:r w:rsidR="004A264B">
        <w:t>esta,</w:t>
      </w:r>
      <w:r>
        <w:t xml:space="preserve"> con el fin de proveer el mantenimiento adecuado cuando así se requiera. Además, saber la organización general del proyecto, resaltando la comunicación entre los </w:t>
      </w:r>
      <w:r w:rsidR="00BA6DB3">
        <w:t>diferentes</w:t>
      </w:r>
      <w:r>
        <w:t xml:space="preserve"> módulos y sistemas que lo conforman para su correcta ejecución.</w:t>
      </w:r>
      <w:r w:rsidR="003E5131">
        <w:t xml:space="preserve"> Por último, es importante tener conocimiento de la manera en que todo el sistema es desplegado para que los usuarios finales puedan hacer uso del mismo.</w:t>
      </w:r>
    </w:p>
    <w:p w14:paraId="438CB1CD" w14:textId="3C708CE9" w:rsidR="00AE0C09" w:rsidRDefault="00AE0C09" w:rsidP="00AE0C09">
      <w:pPr>
        <w:jc w:val="both"/>
      </w:pPr>
      <w:r>
        <w:t>A continuación, se muestra la arquitectura del sistema, enseñando el lugar que corresponde a cada una de las tecnologías. Por último, se realiza una descripción del despliegue del sistema.</w:t>
      </w:r>
    </w:p>
    <w:p w14:paraId="5651885F" w14:textId="77777777" w:rsidR="005C2F36" w:rsidRPr="004E442D" w:rsidRDefault="005C2F36" w:rsidP="00B36BB5">
      <w:pPr>
        <w:spacing w:after="0"/>
        <w:jc w:val="both"/>
      </w:pPr>
    </w:p>
    <w:p w14:paraId="2066EB7D" w14:textId="4D875CB2" w:rsidR="00223992" w:rsidRDefault="00223992" w:rsidP="008E0077">
      <w:pPr>
        <w:pStyle w:val="Ttulo2"/>
        <w:numPr>
          <w:ilvl w:val="0"/>
          <w:numId w:val="22"/>
        </w:numPr>
      </w:pPr>
      <w:bookmarkStart w:id="4" w:name="_Toc220960442"/>
      <w:r>
        <w:t>Arquitectura del sistema</w:t>
      </w:r>
      <w:bookmarkEnd w:id="4"/>
    </w:p>
    <w:p w14:paraId="5CFC04DC" w14:textId="77777777" w:rsidR="005C2F36" w:rsidRPr="005C2F36" w:rsidRDefault="005C2F36" w:rsidP="001E6C99">
      <w:pPr>
        <w:spacing w:after="0"/>
      </w:pPr>
    </w:p>
    <w:p w14:paraId="2764DCE0" w14:textId="69EBE89B" w:rsidR="00223992" w:rsidRDefault="00223992" w:rsidP="00223992">
      <w:pPr>
        <w:jc w:val="both"/>
      </w:pPr>
      <w:r w:rsidRPr="00A21CDF">
        <w:t xml:space="preserve">Este diagrama proporciona una visión integral y práctica de las tecnologías utilizada en la arquitectura </w:t>
      </w:r>
      <w:r w:rsidR="00837F95">
        <w:t>del sistema</w:t>
      </w:r>
      <w:r w:rsidR="004C71C1">
        <w:t xml:space="preserve"> (Ver </w:t>
      </w:r>
      <w:hyperlink w:anchor="Figura_1" w:history="1">
        <w:r w:rsidR="0098427D" w:rsidRPr="00F16E79">
          <w:rPr>
            <w:rStyle w:val="Hipervnculo"/>
          </w:rPr>
          <w:t>F</w:t>
        </w:r>
        <w:r w:rsidR="004C71C1" w:rsidRPr="00F16E79">
          <w:rPr>
            <w:rStyle w:val="Hipervnculo"/>
          </w:rPr>
          <w:t>igur</w:t>
        </w:r>
        <w:r w:rsidR="004C71C1" w:rsidRPr="00F16E79">
          <w:rPr>
            <w:rStyle w:val="Hipervnculo"/>
          </w:rPr>
          <w:t>a</w:t>
        </w:r>
        <w:r w:rsidR="004C71C1" w:rsidRPr="00F16E79">
          <w:rPr>
            <w:rStyle w:val="Hipervnculo"/>
          </w:rPr>
          <w:t xml:space="preserve"> 1</w:t>
        </w:r>
      </w:hyperlink>
      <w:r w:rsidR="004C71C1">
        <w:t>)</w:t>
      </w:r>
      <w:r w:rsidRPr="00A21CDF">
        <w:t>. Además, representa cómo los diferentes componentes del sistema se relacionan entre sí y cómo se comunican entre sí para lograr los objetivos del sistema.</w:t>
      </w:r>
    </w:p>
    <w:p w14:paraId="13EDBCC8" w14:textId="730B90CD" w:rsidR="00987A3C" w:rsidRDefault="00987A3C" w:rsidP="00987A3C">
      <w:pPr>
        <w:spacing w:before="240"/>
        <w:jc w:val="both"/>
      </w:pPr>
      <w:r w:rsidRPr="00A21CDF">
        <w:t xml:space="preserve">Se plantea </w:t>
      </w:r>
      <w:r w:rsidR="00837F95">
        <w:t>un juego desarrollado en Unity3D, el cual trabaja de manera local en el dispositivo Android.</w:t>
      </w:r>
      <w:r w:rsidRPr="00A21CDF">
        <w:t xml:space="preserve"> Finalmente, hace uso</w:t>
      </w:r>
      <w:r w:rsidR="00837F95">
        <w:t xml:space="preserve"> </w:t>
      </w:r>
      <w:r w:rsidR="002079BC">
        <w:t xml:space="preserve">archivos JSON (Ver </w:t>
      </w:r>
      <w:hyperlink w:anchor="Figura_2" w:history="1">
        <w:r w:rsidR="002079BC" w:rsidRPr="00500C16">
          <w:rPr>
            <w:rStyle w:val="Hipervnculo"/>
          </w:rPr>
          <w:t>Figura 2</w:t>
        </w:r>
      </w:hyperlink>
      <w:r w:rsidR="002079BC">
        <w:t>). que contienen la información de los edificios de la aplicación</w:t>
      </w:r>
      <w:r w:rsidR="00837F95">
        <w:t>.</w:t>
      </w:r>
    </w:p>
    <w:p w14:paraId="6278F2D2" w14:textId="0254B500" w:rsidR="00805AA2" w:rsidRPr="00805AA2" w:rsidRDefault="00805AA2" w:rsidP="00805AA2">
      <w:pPr>
        <w:spacing w:after="0" w:line="240" w:lineRule="auto"/>
        <w:rPr>
          <w:rFonts w:ascii="Times New Roman" w:eastAsia="Times New Roman" w:hAnsi="Times New Roman" w:cs="Times New Roman"/>
          <w:kern w:val="0"/>
          <w:sz w:val="24"/>
          <w:szCs w:val="24"/>
          <w:lang w:eastAsia="es-CO"/>
          <w14:ligatures w14:val="none"/>
        </w:rPr>
      </w:pPr>
      <w:r w:rsidRPr="00805AA2">
        <w:rPr>
          <w:noProof/>
        </w:rPr>
        <w:drawing>
          <wp:inline distT="0" distB="0" distL="0" distR="0" wp14:anchorId="47DC1E08" wp14:editId="0F5A064A">
            <wp:extent cx="5725120" cy="1685925"/>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120" cy="1685925"/>
                    </a:xfrm>
                    <a:prstGeom prst="rect">
                      <a:avLst/>
                    </a:prstGeom>
                    <a:noFill/>
                    <a:ln>
                      <a:noFill/>
                    </a:ln>
                  </pic:spPr>
                </pic:pic>
              </a:graphicData>
            </a:graphic>
          </wp:inline>
        </w:drawing>
      </w:r>
    </w:p>
    <w:p w14:paraId="625A853C" w14:textId="5B73D7CD" w:rsidR="00223992" w:rsidRDefault="00223992" w:rsidP="00223992">
      <w:pPr>
        <w:jc w:val="center"/>
      </w:pPr>
      <w:bookmarkStart w:id="5" w:name="Figura_1"/>
      <w:r w:rsidRPr="00A21CDF">
        <w:t xml:space="preserve">Figura </w:t>
      </w:r>
      <w:r w:rsidR="00C27FA3">
        <w:t>1</w:t>
      </w:r>
      <w:r w:rsidRPr="00A21CDF">
        <w:t>: Diagrama de Arquitectura de Integ</w:t>
      </w:r>
      <w:r>
        <w:t>r</w:t>
      </w:r>
      <w:r w:rsidRPr="00A21CDF">
        <w:t>aci</w:t>
      </w:r>
      <w:r>
        <w:t>ó</w:t>
      </w:r>
      <w:r w:rsidRPr="00A21CDF">
        <w:t>n del sistema</w:t>
      </w:r>
      <w:r>
        <w:t>.</w:t>
      </w:r>
    </w:p>
    <w:p w14:paraId="062ACD63" w14:textId="3BCF0EF1" w:rsidR="002079BC" w:rsidRDefault="002079BC" w:rsidP="00223992">
      <w:pPr>
        <w:jc w:val="center"/>
      </w:pPr>
    </w:p>
    <w:p w14:paraId="74AA11A7" w14:textId="77777777" w:rsidR="002079BC" w:rsidRDefault="002079BC" w:rsidP="002079BC">
      <w:pPr>
        <w:spacing w:before="240"/>
        <w:jc w:val="center"/>
      </w:pPr>
      <w:r w:rsidRPr="002079BC">
        <w:lastRenderedPageBreak/>
        <w:drawing>
          <wp:inline distT="0" distB="0" distL="0" distR="0" wp14:anchorId="03CF3BF2" wp14:editId="6997A95D">
            <wp:extent cx="5040000" cy="3598371"/>
            <wp:effectExtent l="0" t="0" r="825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3598371"/>
                    </a:xfrm>
                    <a:prstGeom prst="rect">
                      <a:avLst/>
                    </a:prstGeom>
                  </pic:spPr>
                </pic:pic>
              </a:graphicData>
            </a:graphic>
          </wp:inline>
        </w:drawing>
      </w:r>
    </w:p>
    <w:p w14:paraId="3B7425EF" w14:textId="229B8466" w:rsidR="002079BC" w:rsidRDefault="002079BC" w:rsidP="002079BC">
      <w:pPr>
        <w:jc w:val="center"/>
      </w:pPr>
      <w:bookmarkStart w:id="6" w:name="Figura_2"/>
      <w:r w:rsidRPr="00A21CDF">
        <w:t xml:space="preserve">Figura </w:t>
      </w:r>
      <w:r>
        <w:t>2</w:t>
      </w:r>
      <w:r w:rsidRPr="00A21CDF">
        <w:t xml:space="preserve">: </w:t>
      </w:r>
      <w:r>
        <w:t>Estructura formato JSON</w:t>
      </w:r>
      <w:r>
        <w:t>.</w:t>
      </w:r>
    </w:p>
    <w:bookmarkEnd w:id="5"/>
    <w:bookmarkEnd w:id="6"/>
    <w:p w14:paraId="7BFEFBD1" w14:textId="77777777" w:rsidR="00223992" w:rsidRDefault="00223992" w:rsidP="00B36BB5">
      <w:pPr>
        <w:spacing w:after="0"/>
        <w:jc w:val="both"/>
      </w:pPr>
    </w:p>
    <w:p w14:paraId="000F8973" w14:textId="18CD7A7B" w:rsidR="00223992" w:rsidRDefault="00223992" w:rsidP="008E0077">
      <w:pPr>
        <w:pStyle w:val="Ttulo2"/>
        <w:numPr>
          <w:ilvl w:val="0"/>
          <w:numId w:val="22"/>
        </w:numPr>
      </w:pPr>
      <w:bookmarkStart w:id="7" w:name="_Toc220960443"/>
      <w:r>
        <w:t>Tecnologías usadas</w:t>
      </w:r>
      <w:bookmarkEnd w:id="7"/>
    </w:p>
    <w:p w14:paraId="1DE09116" w14:textId="77777777" w:rsidR="00A22654" w:rsidRPr="00A22654" w:rsidRDefault="00A22654" w:rsidP="00B72977">
      <w:pPr>
        <w:spacing w:after="0"/>
      </w:pPr>
    </w:p>
    <w:p w14:paraId="6F18B274" w14:textId="77777777" w:rsidR="00223992" w:rsidRDefault="00223992" w:rsidP="00A22654">
      <w:pPr>
        <w:pStyle w:val="Ttulo3"/>
        <w:numPr>
          <w:ilvl w:val="0"/>
          <w:numId w:val="24"/>
        </w:numPr>
      </w:pPr>
      <w:bookmarkStart w:id="8" w:name="_Toc220960444"/>
      <w:r>
        <w:t>Unity</w:t>
      </w:r>
      <w:bookmarkEnd w:id="8"/>
    </w:p>
    <w:p w14:paraId="2182F664" w14:textId="77777777" w:rsidR="00223992" w:rsidRDefault="00223992" w:rsidP="00223992">
      <w:pPr>
        <w:jc w:val="both"/>
      </w:pPr>
      <w:r>
        <w:t>Unity es la plataforma de desarrollo 3D en tiempo real líder en el mundo para la creación y explotación de este tipo de contenidos. Es ampliamente utilizado para crear juegos 3D, experiencias de realidad virtual y aumentada, y aplicaciones interactivas. Entre otras cosas, facilita la implementación de contenidos digitales en más de 25 plataformas y tecnologías líderes del sector para llegar al mayor público posible. Finalmente, posibilita a artistas, diseñadores y desarrolladores trabajar juntos para crear experiencias inmersivas e interactivas.</w:t>
      </w:r>
    </w:p>
    <w:p w14:paraId="38333152" w14:textId="7D2DC900" w:rsidR="00223992" w:rsidRDefault="00223992" w:rsidP="00223992">
      <w:pPr>
        <w:jc w:val="both"/>
      </w:pPr>
      <w:r>
        <w:t>La elección de Unity dependió de las necesidades específicas del proyecto. Dada la popularidad en la industria, las facilidades a la hora de desarrollar juegos (2D y 3D) y la compatibilidad con diferentes plataformas, se optó por el uso Unity para crear el juego 2D para dispositivos móviles con sistema operativo Android.</w:t>
      </w:r>
    </w:p>
    <w:p w14:paraId="27DDA7A2" w14:textId="77777777" w:rsidR="00025600" w:rsidRDefault="00025600" w:rsidP="00B36BB5">
      <w:pPr>
        <w:spacing w:after="0"/>
        <w:jc w:val="both"/>
      </w:pPr>
    </w:p>
    <w:p w14:paraId="507E41CB" w14:textId="77777777" w:rsidR="00B24B55" w:rsidRDefault="00B05D3C" w:rsidP="00B24B55">
      <w:pPr>
        <w:pStyle w:val="Ttulo2"/>
        <w:numPr>
          <w:ilvl w:val="0"/>
          <w:numId w:val="22"/>
        </w:numPr>
      </w:pPr>
      <w:bookmarkStart w:id="9" w:name="_Toc220960445"/>
      <w:r>
        <w:t>Despliegue del sistema</w:t>
      </w:r>
      <w:bookmarkEnd w:id="9"/>
    </w:p>
    <w:p w14:paraId="7B60B691" w14:textId="18382942" w:rsidR="00A70D79" w:rsidRDefault="00B24B55" w:rsidP="00B24B55">
      <w:r>
        <w:br/>
      </w:r>
      <w:r w:rsidR="00634B64">
        <w:t xml:space="preserve">El despliegue del sistema se refiere a todas las actividades necesarias en pro de colocar el sistema en un estado en el que los usuarios interesados puedan usarlo. </w:t>
      </w:r>
      <w:r w:rsidR="0029406B">
        <w:t>G.A.U.D.I.</w:t>
      </w:r>
      <w:r w:rsidR="006F57E5">
        <w:t xml:space="preserve"> al ser una aplicación</w:t>
      </w:r>
      <w:r w:rsidR="00AA6132">
        <w:t xml:space="preserve"> </w:t>
      </w:r>
      <w:r w:rsidR="006F57E5">
        <w:t xml:space="preserve">que trabaja de manera local, se debe </w:t>
      </w:r>
      <w:r w:rsidR="00AA6132">
        <w:t>descargar el APK para ser instalada en el dispositivo Android.</w:t>
      </w:r>
    </w:p>
    <w:p w14:paraId="08E0C53E" w14:textId="6435BC33" w:rsidR="002D212D" w:rsidRDefault="000342F6" w:rsidP="005C2F36">
      <w:pPr>
        <w:pStyle w:val="Ttulo1"/>
        <w:jc w:val="center"/>
      </w:pPr>
      <w:bookmarkStart w:id="10" w:name="_Toc220960446"/>
      <w:r>
        <w:lastRenderedPageBreak/>
        <w:t>C</w:t>
      </w:r>
      <w:r w:rsidR="002D212D">
        <w:t>apítulo 2</w:t>
      </w:r>
      <w:r w:rsidR="005C2F36">
        <w:br/>
      </w:r>
      <w:r w:rsidR="002D212D">
        <w:t>Código del proyecto</w:t>
      </w:r>
      <w:bookmarkEnd w:id="10"/>
    </w:p>
    <w:p w14:paraId="03C60625" w14:textId="77777777" w:rsidR="005C2F36" w:rsidRPr="005C2F36" w:rsidRDefault="005C2F36" w:rsidP="00A96D14">
      <w:pPr>
        <w:spacing w:after="0"/>
      </w:pPr>
    </w:p>
    <w:p w14:paraId="7A4704B0" w14:textId="1E64672E" w:rsidR="002D212D" w:rsidRDefault="007702B5" w:rsidP="00254880">
      <w:pPr>
        <w:pStyle w:val="Ttulo2"/>
        <w:numPr>
          <w:ilvl w:val="0"/>
          <w:numId w:val="27"/>
        </w:numPr>
      </w:pPr>
      <w:bookmarkStart w:id="11" w:name="_Toc220960447"/>
      <w:r>
        <w:t>Git</w:t>
      </w:r>
      <w:bookmarkEnd w:id="11"/>
    </w:p>
    <w:p w14:paraId="0CD72223" w14:textId="77777777" w:rsidR="00A13731" w:rsidRPr="00A13731" w:rsidRDefault="00A13731" w:rsidP="00A96D14">
      <w:pPr>
        <w:spacing w:after="0"/>
      </w:pPr>
    </w:p>
    <w:p w14:paraId="2FB54439" w14:textId="4887F947" w:rsidR="00A24B7A" w:rsidRDefault="00A24B7A" w:rsidP="202C52DA">
      <w:pPr>
        <w:jc w:val="both"/>
      </w:pPr>
      <w:r>
        <w:t xml:space="preserve">Con el propósito de implementar el proyecto siguiendo buenas prácticas de desarrollo de software, se optó por llevar a cabo </w:t>
      </w:r>
      <w:proofErr w:type="spellStart"/>
      <w:r>
        <w:t>versionamiento</w:t>
      </w:r>
      <w:proofErr w:type="spellEnd"/>
      <w:r>
        <w:t xml:space="preserve"> del mismo. Esta elección implicaba la creación de un repositorio en el que se almacenasen los distintos archivos que conformaban el proyecto, así como el registro de cada modificación, por pequeña que fuese. Para llevar a cabo este </w:t>
      </w:r>
      <w:proofErr w:type="spellStart"/>
      <w:r>
        <w:t>versionamiento</w:t>
      </w:r>
      <w:proofErr w:type="spellEnd"/>
      <w:r>
        <w:t>, se seleccionó Git como la herramienta adecuada.</w:t>
      </w:r>
    </w:p>
    <w:p w14:paraId="5806FF5E" w14:textId="77777777" w:rsidR="00A24B7A" w:rsidRDefault="00A24B7A" w:rsidP="202C52DA">
      <w:pPr>
        <w:jc w:val="both"/>
      </w:pPr>
      <w:r>
        <w:t>Git es un software de control de versiones creado por Linus Torvalds, el mismo individuo que dio vida al sistema operativo Linux. Esta herramienta fue concebida con el objetivo de garantizar eficiencia y fiabilidad en la gestión de versiones de proyectos de software que contaban con un elevado número de archivos de código fuente. Más allá de monitorizar los cambios realizados en un proyecto, Git facilita la coordinación del trabajo de un grupo de desarrolladores sobre archivos compartidos. Git es un proyecto de software libre, liberado bajo la licencia GPL o Licencia Pública General de GNU.</w:t>
      </w:r>
    </w:p>
    <w:p w14:paraId="008F3389" w14:textId="77777777" w:rsidR="00A24B7A" w:rsidRDefault="00A24B7A" w:rsidP="202C52DA">
      <w:pPr>
        <w:jc w:val="both"/>
      </w:pPr>
      <w:r>
        <w:t>Git ofrece varias características significativas, tales como:</w:t>
      </w:r>
    </w:p>
    <w:p w14:paraId="1D650104" w14:textId="77777777" w:rsidR="00A24B7A" w:rsidRDefault="00A24B7A" w:rsidP="202C52DA">
      <w:pPr>
        <w:pStyle w:val="Prrafodelista"/>
        <w:numPr>
          <w:ilvl w:val="0"/>
          <w:numId w:val="21"/>
        </w:numPr>
        <w:jc w:val="both"/>
      </w:pPr>
      <w:r>
        <w:t>Gestión de ramas o "</w:t>
      </w:r>
      <w:proofErr w:type="spellStart"/>
      <w:r>
        <w:t>branches</w:t>
      </w:r>
      <w:proofErr w:type="spellEnd"/>
      <w:r>
        <w:t>," que posibilita la realización de diversos cambios en diferentes partes del proyecto, evitando conflictos entre tales modificaciones.</w:t>
      </w:r>
    </w:p>
    <w:p w14:paraId="46E4B98D" w14:textId="77777777" w:rsidR="00A24B7A" w:rsidRDefault="00A24B7A" w:rsidP="202C52DA">
      <w:pPr>
        <w:pStyle w:val="Prrafodelista"/>
        <w:numPr>
          <w:ilvl w:val="0"/>
          <w:numId w:val="21"/>
        </w:numPr>
        <w:jc w:val="both"/>
      </w:pPr>
      <w:r>
        <w:t>Gestión distribuida: una vez que se completan los cambios en las diferentes ramas, es posible fusionarlas o "</w:t>
      </w:r>
      <w:proofErr w:type="spellStart"/>
      <w:r>
        <w:t>merge</w:t>
      </w:r>
      <w:proofErr w:type="spellEnd"/>
      <w:r>
        <w:t>" para integrar todas las actualizaciones realizadas en el proyecto.</w:t>
      </w:r>
    </w:p>
    <w:p w14:paraId="4FAF362B" w14:textId="77777777" w:rsidR="00A24B7A" w:rsidRDefault="00A24B7A" w:rsidP="202C52DA">
      <w:pPr>
        <w:pStyle w:val="Prrafodelista"/>
        <w:numPr>
          <w:ilvl w:val="0"/>
          <w:numId w:val="21"/>
        </w:numPr>
        <w:jc w:val="both"/>
      </w:pPr>
      <w:r>
        <w:t>Eficiente gestión de proyectos de gran envergadura mediante el uso de "</w:t>
      </w:r>
      <w:proofErr w:type="spellStart"/>
      <w:r>
        <w:t>snapshots</w:t>
      </w:r>
      <w:proofErr w:type="spellEnd"/>
      <w:r>
        <w:t xml:space="preserve">" para llevar a cabo el </w:t>
      </w:r>
      <w:proofErr w:type="spellStart"/>
      <w:r>
        <w:t>versionamiento</w:t>
      </w:r>
      <w:proofErr w:type="spellEnd"/>
      <w:r>
        <w:t>.</w:t>
      </w:r>
    </w:p>
    <w:p w14:paraId="0FBDECFC" w14:textId="77777777" w:rsidR="00A24B7A" w:rsidRDefault="00A24B7A" w:rsidP="202C52DA">
      <w:pPr>
        <w:pStyle w:val="Prrafodelista"/>
        <w:numPr>
          <w:ilvl w:val="0"/>
          <w:numId w:val="21"/>
        </w:numPr>
        <w:jc w:val="both"/>
      </w:pPr>
      <w:r>
        <w:t>Capacidad para navegar a través de las diversas ramas y "</w:t>
      </w:r>
      <w:proofErr w:type="spellStart"/>
      <w:r>
        <w:t>commits</w:t>
      </w:r>
      <w:proofErr w:type="spellEnd"/>
      <w:r>
        <w:t>" realizados, permitiendo visualizar las distintas actualizaciones.</w:t>
      </w:r>
    </w:p>
    <w:p w14:paraId="3AE5940A" w14:textId="503609E6" w:rsidR="007702B5" w:rsidRDefault="00A24B7A" w:rsidP="202C52DA">
      <w:pPr>
        <w:pStyle w:val="Prrafodelista"/>
        <w:numPr>
          <w:ilvl w:val="0"/>
          <w:numId w:val="21"/>
        </w:numPr>
        <w:jc w:val="both"/>
      </w:pPr>
      <w:r>
        <w:t xml:space="preserve">Interfaz amigable en comparación con otros sistemas de control de versiones, como </w:t>
      </w:r>
      <w:proofErr w:type="spellStart"/>
      <w:r>
        <w:t>Subversion</w:t>
      </w:r>
      <w:proofErr w:type="spellEnd"/>
      <w:r>
        <w:t>.</w:t>
      </w:r>
    </w:p>
    <w:p w14:paraId="45068B67" w14:textId="7A422644" w:rsidR="00C56B58" w:rsidRDefault="00C56B58" w:rsidP="202C52DA">
      <w:pPr>
        <w:jc w:val="both"/>
      </w:pPr>
      <w:r>
        <w:t xml:space="preserve">Para instalar la herramienta abre tu navegador web y visita el sitio oficial de Git en </w:t>
      </w:r>
      <w:hyperlink r:id="rId13">
        <w:r w:rsidRPr="202C52DA">
          <w:rPr>
            <w:rStyle w:val="Hipervnculo"/>
          </w:rPr>
          <w:t>https://git-scm.com/</w:t>
        </w:r>
      </w:hyperlink>
      <w:r>
        <w:t>. Descarga el instalador correspondiente a tu sistema operativo</w:t>
      </w:r>
      <w:r w:rsidR="00540DBE">
        <w:t xml:space="preserve"> y u</w:t>
      </w:r>
      <w:r>
        <w:t>na vez que se haya descargado el archivo de instalación, ábrelo haciendo doble clic en él. Aparecerá una ventana de instalación. Sigue las instrucciones y haz clic en "Next" (Siguiente) para continuar hasta finalizar la instalación.</w:t>
      </w:r>
      <w:r w:rsidR="00540DBE">
        <w:t xml:space="preserve"> </w:t>
      </w:r>
      <w:r>
        <w:t xml:space="preserve">Verifica la instalación y abre una terminal o línea de comandos. Escribe el siguiente comando y presiona </w:t>
      </w:r>
      <w:proofErr w:type="spellStart"/>
      <w:r>
        <w:t>Enter</w:t>
      </w:r>
      <w:proofErr w:type="spellEnd"/>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828"/>
      </w:tblGrid>
      <w:tr w:rsidR="002C13DF" w14:paraId="051A3E16" w14:textId="77777777" w:rsidTr="202C52DA">
        <w:tc>
          <w:tcPr>
            <w:tcW w:w="8828" w:type="dxa"/>
            <w:shd w:val="clear" w:color="auto" w:fill="F2F2F2" w:themeFill="background1" w:themeFillShade="F2"/>
          </w:tcPr>
          <w:p w14:paraId="4F72F32E" w14:textId="77777777" w:rsidR="002C13DF" w:rsidRPr="007C20ED" w:rsidRDefault="002C13DF" w:rsidP="202C52DA">
            <w:pPr>
              <w:tabs>
                <w:tab w:val="left" w:pos="2655"/>
              </w:tabs>
              <w:rPr>
                <w:b/>
                <w:bCs/>
                <w:sz w:val="10"/>
                <w:szCs w:val="10"/>
              </w:rPr>
            </w:pPr>
          </w:p>
          <w:p w14:paraId="07E807F4" w14:textId="327D55E3" w:rsidR="002C13DF" w:rsidRDefault="5B3A4CB6" w:rsidP="202C52DA">
            <w:pPr>
              <w:tabs>
                <w:tab w:val="left" w:pos="2655"/>
              </w:tabs>
              <w:rPr>
                <w:b/>
                <w:bCs/>
              </w:rPr>
            </w:pPr>
            <w:r w:rsidRPr="202C52DA">
              <w:rPr>
                <w:b/>
                <w:bCs/>
              </w:rPr>
              <w:t xml:space="preserve">$ </w:t>
            </w:r>
            <w:proofErr w:type="spellStart"/>
            <w:r w:rsidRPr="202C52DA">
              <w:rPr>
                <w:b/>
                <w:bCs/>
              </w:rPr>
              <w:t>git</w:t>
            </w:r>
            <w:proofErr w:type="spellEnd"/>
            <w:r w:rsidRPr="202C52DA">
              <w:rPr>
                <w:b/>
                <w:bCs/>
              </w:rPr>
              <w:t xml:space="preserve"> --</w:t>
            </w:r>
            <w:proofErr w:type="spellStart"/>
            <w:r w:rsidRPr="202C52DA">
              <w:rPr>
                <w:b/>
                <w:bCs/>
              </w:rPr>
              <w:t>version</w:t>
            </w:r>
            <w:proofErr w:type="spellEnd"/>
          </w:p>
          <w:p w14:paraId="6B85BFC1" w14:textId="77777777" w:rsidR="002C13DF" w:rsidRPr="007C20ED" w:rsidRDefault="002C13DF" w:rsidP="202C52DA">
            <w:pPr>
              <w:tabs>
                <w:tab w:val="left" w:pos="2655"/>
              </w:tabs>
              <w:rPr>
                <w:sz w:val="10"/>
                <w:szCs w:val="10"/>
              </w:rPr>
            </w:pPr>
          </w:p>
        </w:tc>
      </w:tr>
    </w:tbl>
    <w:p w14:paraId="423C89D1" w14:textId="238606E1" w:rsidR="00DB50E7" w:rsidRDefault="00540DBE" w:rsidP="202C52DA">
      <w:pPr>
        <w:spacing w:before="240" w:after="0"/>
        <w:jc w:val="both"/>
      </w:pPr>
      <w:r>
        <w:t>Deberías ver la versión de Git instalada en tu sistema, lo que confirma que la instalación fue exitosa.</w:t>
      </w:r>
    </w:p>
    <w:p w14:paraId="47405938" w14:textId="16DC52AC" w:rsidR="202C52DA" w:rsidRDefault="202C52DA" w:rsidP="202C52DA">
      <w:pPr>
        <w:spacing w:before="240" w:after="0"/>
        <w:jc w:val="both"/>
      </w:pPr>
    </w:p>
    <w:p w14:paraId="60A4FA77" w14:textId="0CF108BC" w:rsidR="0085016E" w:rsidRDefault="0085016E" w:rsidP="00254880">
      <w:pPr>
        <w:pStyle w:val="Ttulo2"/>
        <w:numPr>
          <w:ilvl w:val="0"/>
          <w:numId w:val="27"/>
        </w:numPr>
      </w:pPr>
      <w:bookmarkStart w:id="12" w:name="_Toc220960448"/>
      <w:r>
        <w:lastRenderedPageBreak/>
        <w:t>GitHub</w:t>
      </w:r>
      <w:bookmarkEnd w:id="12"/>
    </w:p>
    <w:p w14:paraId="15E8C89A" w14:textId="77777777" w:rsidR="00A13731" w:rsidRPr="00A13731" w:rsidRDefault="00A13731" w:rsidP="00A96D14">
      <w:pPr>
        <w:spacing w:after="0"/>
      </w:pPr>
    </w:p>
    <w:p w14:paraId="7697FB40" w14:textId="77777777" w:rsidR="009C32B7" w:rsidRDefault="000C5E83" w:rsidP="000C5E83">
      <w:pPr>
        <w:jc w:val="both"/>
      </w:pPr>
      <w:proofErr w:type="spellStart"/>
      <w:r>
        <w:t>Github</w:t>
      </w:r>
      <w:proofErr w:type="spellEnd"/>
      <w:r>
        <w:t xml:space="preserve"> es una plataforma web en la que se puede llevar a cabo el </w:t>
      </w:r>
      <w:proofErr w:type="spellStart"/>
      <w:r>
        <w:t>versionamiento</w:t>
      </w:r>
      <w:proofErr w:type="spellEnd"/>
      <w:r>
        <w:t xml:space="preserve"> remoto de proyectos de manera gráfica. Ofrece la ventaja de tener una versión del proyecto almacenada en la nube. Esto resulta especialmente útil en situaciones donde surgen problemas con la versión local, ya que la versión remota siempre está disponible para su acceso y continuación del trabajo.</w:t>
      </w:r>
    </w:p>
    <w:p w14:paraId="0969CFB5" w14:textId="3C1EAB34" w:rsidR="007917EA" w:rsidRDefault="000C5E83" w:rsidP="00E95505">
      <w:pPr>
        <w:jc w:val="both"/>
      </w:pPr>
      <w:r>
        <w:t xml:space="preserve">Una característica importante de </w:t>
      </w:r>
      <w:proofErr w:type="spellStart"/>
      <w:r>
        <w:t>Github</w:t>
      </w:r>
      <w:proofErr w:type="spellEnd"/>
      <w:r>
        <w:t xml:space="preserve"> es su capacidad para trabajar en proyectos en colaboración y en equipos distribuidos. Esto se logra mediante la clonación de repositorios a través de Git, lo que permite a múltiples personas trabajar simultáneamente en el mismo proyecto. Además, </w:t>
      </w:r>
      <w:proofErr w:type="spellStart"/>
      <w:r>
        <w:t>Github</w:t>
      </w:r>
      <w:proofErr w:type="spellEnd"/>
      <w:r>
        <w:t xml:space="preserve"> también utiliza conceptos como "</w:t>
      </w:r>
      <w:proofErr w:type="spellStart"/>
      <w:r>
        <w:t>branches</w:t>
      </w:r>
      <w:proofErr w:type="spellEnd"/>
      <w:r>
        <w:t>" (ramas) para evitar conflictos en los cambios realizados por diferentes colaboradores. De esta manera, cada persona puede trabajar en su propia rama de desarrollo y luego fusionar los cambios de manera ordenada.</w:t>
      </w:r>
      <w:r w:rsidR="00E454B4">
        <w:t xml:space="preserve"> El enlace del repositorio es </w:t>
      </w:r>
      <w:hyperlink r:id="rId14" w:history="1">
        <w:r w:rsidR="00724971" w:rsidRPr="00AA5726">
          <w:rPr>
            <w:rStyle w:val="Hipervnculo"/>
          </w:rPr>
          <w:t>https://github.com/leezym/GAUDI</w:t>
        </w:r>
      </w:hyperlink>
      <w:r w:rsidR="00724971">
        <w:t>.</w:t>
      </w:r>
    </w:p>
    <w:p w14:paraId="6D3FAAA3" w14:textId="378033BC" w:rsidR="00117F2B" w:rsidRDefault="00117F2B" w:rsidP="00A96D14">
      <w:pPr>
        <w:spacing w:after="0"/>
        <w:jc w:val="both"/>
      </w:pPr>
    </w:p>
    <w:p w14:paraId="1CCA4F8E" w14:textId="1A40053C" w:rsidR="00A13731" w:rsidRDefault="00A13731" w:rsidP="00254880">
      <w:pPr>
        <w:pStyle w:val="Ttulo2"/>
        <w:numPr>
          <w:ilvl w:val="0"/>
          <w:numId w:val="27"/>
        </w:numPr>
      </w:pPr>
      <w:bookmarkStart w:id="13" w:name="_Toc220960449"/>
      <w:r>
        <w:t>Estructura del sistema</w:t>
      </w:r>
      <w:bookmarkEnd w:id="13"/>
    </w:p>
    <w:p w14:paraId="1955176B" w14:textId="77777777" w:rsidR="00A13731" w:rsidRPr="00A13731" w:rsidRDefault="00A13731" w:rsidP="00A96D14">
      <w:pPr>
        <w:spacing w:after="0"/>
      </w:pPr>
    </w:p>
    <w:p w14:paraId="6A5007EC" w14:textId="44C71AC4" w:rsidR="00A13731" w:rsidRDefault="00A13731" w:rsidP="00B77443">
      <w:pPr>
        <w:jc w:val="both"/>
      </w:pPr>
      <w:r>
        <w:t>En esta sección se presenta la estructura de directorios de cada uno de los proyectos pertenecientes a</w:t>
      </w:r>
      <w:r w:rsidR="008A4E99">
        <w:t xml:space="preserve">l proyecto. </w:t>
      </w:r>
      <w:r w:rsidR="00F61D2F">
        <w:t>G</w:t>
      </w:r>
      <w:r>
        <w:t xml:space="preserve">racias a </w:t>
      </w:r>
      <w:r w:rsidR="00F61D2F">
        <w:t xml:space="preserve">la estructura de directorios los </w:t>
      </w:r>
      <w:r>
        <w:t xml:space="preserve">proyectos </w:t>
      </w:r>
      <w:r w:rsidR="00F61D2F">
        <w:t xml:space="preserve">se </w:t>
      </w:r>
      <w:r>
        <w:t>pueden ejecutar de manera correcta.</w:t>
      </w:r>
    </w:p>
    <w:p w14:paraId="564297BC" w14:textId="77777777" w:rsidR="00F163BE" w:rsidRDefault="00F163BE" w:rsidP="00282CCD">
      <w:pPr>
        <w:spacing w:after="0"/>
        <w:jc w:val="both"/>
      </w:pPr>
    </w:p>
    <w:p w14:paraId="7A43E2A0" w14:textId="1781658C" w:rsidR="00621ECF" w:rsidRPr="009B24D8" w:rsidRDefault="00A11105" w:rsidP="00B52B43">
      <w:pPr>
        <w:pStyle w:val="Ttulo3"/>
        <w:numPr>
          <w:ilvl w:val="0"/>
          <w:numId w:val="30"/>
        </w:numPr>
        <w:jc w:val="both"/>
      </w:pPr>
      <w:bookmarkStart w:id="14" w:name="_Toc220960450"/>
      <w:r>
        <w:t>D</w:t>
      </w:r>
      <w:r w:rsidR="00621ECF">
        <w:t>irectorios Unity</w:t>
      </w:r>
      <w:bookmarkEnd w:id="14"/>
    </w:p>
    <w:p w14:paraId="195A1D8C" w14:textId="3525BB81" w:rsidR="00621ECF" w:rsidRDefault="00621ECF" w:rsidP="00B52B43">
      <w:pPr>
        <w:jc w:val="both"/>
      </w:pPr>
      <w:r w:rsidRPr="00D008A8">
        <w:t xml:space="preserve">Al crear un proyecto en </w:t>
      </w:r>
      <w:r>
        <w:t>Unity</w:t>
      </w:r>
      <w:r w:rsidRPr="00D008A8">
        <w:t>, la estructura de carpetas y archivos sigue ciertas convenciones para organizar el código de manera efectiva</w:t>
      </w:r>
      <w:r w:rsidR="0095038A">
        <w:t xml:space="preserve"> (Ver </w:t>
      </w:r>
      <w:hyperlink w:anchor="Figura_3" w:history="1">
        <w:r w:rsidR="008A4E99">
          <w:rPr>
            <w:rStyle w:val="Hipervnculo"/>
          </w:rPr>
          <w:t>Figura 3</w:t>
        </w:r>
      </w:hyperlink>
      <w:r w:rsidR="0095038A">
        <w:t>).</w:t>
      </w:r>
    </w:p>
    <w:p w14:paraId="49111728" w14:textId="37990476" w:rsidR="00621ECF" w:rsidRDefault="00621ECF" w:rsidP="00B52B43">
      <w:pPr>
        <w:pStyle w:val="Prrafodelista"/>
        <w:numPr>
          <w:ilvl w:val="0"/>
          <w:numId w:val="32"/>
        </w:numPr>
        <w:jc w:val="both"/>
      </w:pPr>
      <w:proofErr w:type="spellStart"/>
      <w:r w:rsidRPr="00621ECF">
        <w:rPr>
          <w:b/>
        </w:rPr>
        <w:t>Assets</w:t>
      </w:r>
      <w:proofErr w:type="spellEnd"/>
      <w:r w:rsidRPr="00621ECF">
        <w:rPr>
          <w:b/>
        </w:rPr>
        <w:t>:</w:t>
      </w:r>
      <w:r>
        <w:t xml:space="preserve"> Esta es la carpeta principal donde se almacenan todos los activos de tu juego. Dentro de esta carpeta, puedes organizar los activos en subcarpetas según su tipo y función:</w:t>
      </w:r>
    </w:p>
    <w:p w14:paraId="044D0687" w14:textId="03414ACD" w:rsidR="009204AF" w:rsidRDefault="007D08D5" w:rsidP="00B55D34">
      <w:pPr>
        <w:pStyle w:val="Prrafodelista"/>
        <w:numPr>
          <w:ilvl w:val="1"/>
          <w:numId w:val="32"/>
        </w:numPr>
        <w:jc w:val="both"/>
      </w:pPr>
      <w:proofErr w:type="spellStart"/>
      <w:r>
        <w:rPr>
          <w:b/>
          <w:bCs/>
        </w:rPr>
        <w:t>Documents</w:t>
      </w:r>
      <w:proofErr w:type="spellEnd"/>
      <w:r w:rsidR="009204AF" w:rsidRPr="009204AF">
        <w:rPr>
          <w:b/>
          <w:bCs/>
        </w:rPr>
        <w:t>:</w:t>
      </w:r>
      <w:r w:rsidR="009204AF" w:rsidRPr="009204AF">
        <w:t xml:space="preserve"> En esta carpeta van elementos relacionados </w:t>
      </w:r>
      <w:r>
        <w:t>a historias de usuario, requerimiento y manuales.</w:t>
      </w:r>
    </w:p>
    <w:p w14:paraId="7ADF3BE3" w14:textId="48142521" w:rsidR="007D08D5" w:rsidRDefault="007D08D5" w:rsidP="00B55D34">
      <w:pPr>
        <w:pStyle w:val="Prrafodelista"/>
        <w:numPr>
          <w:ilvl w:val="1"/>
          <w:numId w:val="32"/>
        </w:numPr>
        <w:jc w:val="both"/>
      </w:pPr>
      <w:proofErr w:type="spellStart"/>
      <w:r>
        <w:rPr>
          <w:b/>
          <w:bCs/>
        </w:rPr>
        <w:t>Resources</w:t>
      </w:r>
      <w:proofErr w:type="spellEnd"/>
      <w:r>
        <w:rPr>
          <w:b/>
          <w:bCs/>
        </w:rPr>
        <w:t>:</w:t>
      </w:r>
      <w:r>
        <w:t xml:space="preserve"> Aquí van los recursos necesario</w:t>
      </w:r>
      <w:r w:rsidR="00201BC0">
        <w:t>s</w:t>
      </w:r>
      <w:r>
        <w:t xml:space="preserve"> que se importan en la escena a través de scripts.</w:t>
      </w:r>
    </w:p>
    <w:p w14:paraId="7F205AD3" w14:textId="77777777" w:rsidR="00621ECF" w:rsidRDefault="00621ECF" w:rsidP="00B52B43">
      <w:pPr>
        <w:pStyle w:val="Prrafodelista"/>
        <w:numPr>
          <w:ilvl w:val="1"/>
          <w:numId w:val="32"/>
        </w:numPr>
        <w:jc w:val="both"/>
      </w:pPr>
      <w:proofErr w:type="spellStart"/>
      <w:r w:rsidRPr="00F40B5D">
        <w:rPr>
          <w:b/>
        </w:rPr>
        <w:t>Scenes</w:t>
      </w:r>
      <w:proofErr w:type="spellEnd"/>
      <w:r w:rsidRPr="00F40B5D">
        <w:rPr>
          <w:b/>
        </w:rPr>
        <w:t>:</w:t>
      </w:r>
      <w:r>
        <w:t xml:space="preserve"> Aquí es donde se almacenan las escenas de tu juego. Cada escena representa un nivel, menú u otra parte jugable de tu juego.</w:t>
      </w:r>
    </w:p>
    <w:p w14:paraId="1FE84B1D" w14:textId="1C9F21DC" w:rsidR="00A00C9F" w:rsidRDefault="00621ECF" w:rsidP="009204AF">
      <w:pPr>
        <w:pStyle w:val="Prrafodelista"/>
        <w:numPr>
          <w:ilvl w:val="1"/>
          <w:numId w:val="32"/>
        </w:numPr>
        <w:jc w:val="both"/>
      </w:pPr>
      <w:r w:rsidRPr="00F40B5D">
        <w:rPr>
          <w:b/>
        </w:rPr>
        <w:t>Scripts:</w:t>
      </w:r>
      <w:r>
        <w:t xml:space="preserve"> En esta carpeta, puedes almacenar todos los scripts de C# que controlan la lógica de tu juego.</w:t>
      </w:r>
    </w:p>
    <w:p w14:paraId="1FE2B3B7" w14:textId="2EBF6542" w:rsidR="009204AF" w:rsidRDefault="009204AF" w:rsidP="00F86637">
      <w:pPr>
        <w:pStyle w:val="Prrafodelista"/>
        <w:numPr>
          <w:ilvl w:val="1"/>
          <w:numId w:val="32"/>
        </w:numPr>
        <w:jc w:val="both"/>
      </w:pPr>
      <w:proofErr w:type="spellStart"/>
      <w:r w:rsidRPr="009204AF">
        <w:rPr>
          <w:b/>
          <w:bCs/>
        </w:rPr>
        <w:t>Sprites</w:t>
      </w:r>
      <w:proofErr w:type="spellEnd"/>
      <w:r w:rsidRPr="009204AF">
        <w:t xml:space="preserve">: En esta carpeta se colocan elementos relacionados con la interfaz de usuario, como imágenes y </w:t>
      </w:r>
      <w:proofErr w:type="spellStart"/>
      <w:r w:rsidRPr="00E9233D">
        <w:rPr>
          <w:i/>
          <w:iCs/>
        </w:rPr>
        <w:t>prefabs</w:t>
      </w:r>
      <w:proofErr w:type="spellEnd"/>
      <w:r w:rsidRPr="009204AF">
        <w:t xml:space="preserve"> de elementos de UI.</w:t>
      </w:r>
    </w:p>
    <w:p w14:paraId="6FB9658F" w14:textId="7174AD7D" w:rsidR="00F40B5D" w:rsidRDefault="00A00C9F" w:rsidP="009204AF">
      <w:pPr>
        <w:pStyle w:val="Prrafodelista"/>
        <w:numPr>
          <w:ilvl w:val="1"/>
          <w:numId w:val="32"/>
        </w:numPr>
        <w:jc w:val="both"/>
      </w:pPr>
      <w:proofErr w:type="spellStart"/>
      <w:r w:rsidRPr="00A00C9F">
        <w:rPr>
          <w:b/>
        </w:rPr>
        <w:t>TextMesh</w:t>
      </w:r>
      <w:proofErr w:type="spellEnd"/>
      <w:r w:rsidRPr="00A00C9F">
        <w:rPr>
          <w:b/>
        </w:rPr>
        <w:t xml:space="preserve"> Pro</w:t>
      </w:r>
      <w:r w:rsidRPr="00A00C9F">
        <w:t xml:space="preserve">: Puedes colocar los archivos y recursos relacionados con el plugin </w:t>
      </w:r>
      <w:proofErr w:type="spellStart"/>
      <w:r w:rsidRPr="00A00C9F">
        <w:t>TextMesh</w:t>
      </w:r>
      <w:proofErr w:type="spellEnd"/>
      <w:r w:rsidRPr="00A00C9F">
        <w:t xml:space="preserve"> Pro aquí.</w:t>
      </w:r>
    </w:p>
    <w:p w14:paraId="42494D5F" w14:textId="77777777" w:rsidR="00E9233D" w:rsidRPr="00E9233D" w:rsidRDefault="00E9233D" w:rsidP="00E9233D">
      <w:pPr>
        <w:pStyle w:val="Prrafodelista"/>
        <w:numPr>
          <w:ilvl w:val="0"/>
          <w:numId w:val="32"/>
        </w:numPr>
      </w:pPr>
      <w:proofErr w:type="spellStart"/>
      <w:r w:rsidRPr="00E9233D">
        <w:rPr>
          <w:b/>
          <w:bCs/>
        </w:rPr>
        <w:t>Packages</w:t>
      </w:r>
      <w:proofErr w:type="spellEnd"/>
      <w:r w:rsidRPr="00E9233D">
        <w:rPr>
          <w:b/>
          <w:bCs/>
        </w:rPr>
        <w:t>:</w:t>
      </w:r>
      <w:r w:rsidRPr="00E9233D">
        <w:t xml:space="preserve"> En esta carpeta, Unity almacena las bibliotecas y paquetes externos que has importado a tu proyecto.</w:t>
      </w:r>
    </w:p>
    <w:p w14:paraId="2283247E" w14:textId="1CDEF3D6" w:rsidR="00F40B5D" w:rsidRDefault="00621ECF" w:rsidP="00B52B43">
      <w:pPr>
        <w:pStyle w:val="Prrafodelista"/>
        <w:numPr>
          <w:ilvl w:val="0"/>
          <w:numId w:val="32"/>
        </w:numPr>
        <w:jc w:val="both"/>
      </w:pPr>
      <w:proofErr w:type="spellStart"/>
      <w:r w:rsidRPr="00F40B5D">
        <w:rPr>
          <w:b/>
        </w:rPr>
        <w:t>ProjectSettings</w:t>
      </w:r>
      <w:proofErr w:type="spellEnd"/>
      <w:r w:rsidRPr="00F40B5D">
        <w:rPr>
          <w:b/>
        </w:rPr>
        <w:t>:</w:t>
      </w:r>
      <w:r>
        <w:t xml:space="preserve"> Contiene archivos de configuración específicos de tu proyecto, como configuraciones de calidad, configuraciones de input y otros ajustes globales.</w:t>
      </w:r>
    </w:p>
    <w:p w14:paraId="303D15CF" w14:textId="7A9620FF" w:rsidR="00C35E94" w:rsidRDefault="00C35E94" w:rsidP="00B52B43">
      <w:pPr>
        <w:pStyle w:val="Prrafodelista"/>
        <w:numPr>
          <w:ilvl w:val="0"/>
          <w:numId w:val="32"/>
        </w:numPr>
        <w:jc w:val="both"/>
      </w:pPr>
      <w:proofErr w:type="spellStart"/>
      <w:r w:rsidRPr="00C35E94">
        <w:rPr>
          <w:b/>
        </w:rPr>
        <w:lastRenderedPageBreak/>
        <w:t>UserSettings</w:t>
      </w:r>
      <w:proofErr w:type="spellEnd"/>
      <w:r w:rsidRPr="00C35E94">
        <w:rPr>
          <w:b/>
        </w:rPr>
        <w:t>:</w:t>
      </w:r>
      <w:r>
        <w:t xml:space="preserve"> En esta carpeta, se almacenan los archivos de configuración personalizados del usuario. Se pueden tener subcarpetas o archivos individuales para organizar diferentes tipos de configuraciones. </w:t>
      </w:r>
    </w:p>
    <w:p w14:paraId="67ACB456" w14:textId="77777777" w:rsidR="00F40B5D" w:rsidRDefault="00621ECF" w:rsidP="00B52B43">
      <w:pPr>
        <w:pStyle w:val="Prrafodelista"/>
        <w:numPr>
          <w:ilvl w:val="0"/>
          <w:numId w:val="32"/>
        </w:numPr>
        <w:jc w:val="both"/>
      </w:pPr>
      <w:r w:rsidRPr="00F40B5D">
        <w:rPr>
          <w:b/>
        </w:rPr>
        <w:t>Library:</w:t>
      </w:r>
      <w:r>
        <w:t xml:space="preserve"> Esta carpeta contiene archivos generados automáticamente por Unity para administrar el estado del proyecto. No necesitas editar ni modificar estos archivos directamente.</w:t>
      </w:r>
    </w:p>
    <w:p w14:paraId="6241662E" w14:textId="77777777" w:rsidR="00F40B5D" w:rsidRDefault="00621ECF" w:rsidP="00B52B43">
      <w:pPr>
        <w:pStyle w:val="Prrafodelista"/>
        <w:numPr>
          <w:ilvl w:val="0"/>
          <w:numId w:val="32"/>
        </w:numPr>
        <w:jc w:val="both"/>
      </w:pPr>
      <w:proofErr w:type="spellStart"/>
      <w:r w:rsidRPr="00F40B5D">
        <w:rPr>
          <w:b/>
        </w:rPr>
        <w:t>Temp</w:t>
      </w:r>
      <w:proofErr w:type="spellEnd"/>
      <w:r w:rsidRPr="00F40B5D">
        <w:rPr>
          <w:b/>
        </w:rPr>
        <w:t>:</w:t>
      </w:r>
      <w:r>
        <w:t xml:space="preserve"> Unity utiliza esta carpeta para almacenar archivos temporales. No necesitas preocuparte por esta carpeta en términos de organización manual.</w:t>
      </w:r>
      <w:r w:rsidR="00F40B5D">
        <w:t xml:space="preserve"> </w:t>
      </w:r>
    </w:p>
    <w:p w14:paraId="6B88913F" w14:textId="1CD39A09" w:rsidR="00621ECF" w:rsidRDefault="00621ECF" w:rsidP="00B52B43">
      <w:pPr>
        <w:pStyle w:val="Prrafodelista"/>
        <w:numPr>
          <w:ilvl w:val="0"/>
          <w:numId w:val="32"/>
        </w:numPr>
        <w:jc w:val="both"/>
      </w:pPr>
      <w:r w:rsidRPr="00F40B5D">
        <w:rPr>
          <w:b/>
        </w:rPr>
        <w:t>.</w:t>
      </w:r>
      <w:proofErr w:type="spellStart"/>
      <w:r w:rsidRPr="00F40B5D">
        <w:rPr>
          <w:b/>
        </w:rPr>
        <w:t>gitignore</w:t>
      </w:r>
      <w:proofErr w:type="spellEnd"/>
      <w:r w:rsidRPr="00F40B5D">
        <w:rPr>
          <w:b/>
        </w:rPr>
        <w:t>:</w:t>
      </w:r>
      <w:r>
        <w:t xml:space="preserve"> Si estás utilizando control de versiones (como Git), asegúrate de tener un archivo .</w:t>
      </w:r>
      <w:proofErr w:type="spellStart"/>
      <w:r>
        <w:t>gitignore</w:t>
      </w:r>
      <w:proofErr w:type="spellEnd"/>
      <w:r>
        <w:t xml:space="preserve"> en la raíz de tu proyecto para evitar que archivos y carpetas innecesarios se incluyan en el repositorio.</w:t>
      </w:r>
    </w:p>
    <w:p w14:paraId="4C527B94" w14:textId="0210E407" w:rsidR="00B52B43" w:rsidRDefault="002654D6" w:rsidP="00C261AB">
      <w:pPr>
        <w:spacing w:before="240"/>
        <w:ind w:left="360"/>
        <w:jc w:val="center"/>
      </w:pPr>
      <w:r w:rsidRPr="002654D6">
        <w:drawing>
          <wp:inline distT="0" distB="0" distL="0" distR="0" wp14:anchorId="5D08937E" wp14:editId="2D0F3666">
            <wp:extent cx="2391109" cy="3115110"/>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91109" cy="3115110"/>
                    </a:xfrm>
                    <a:prstGeom prst="rect">
                      <a:avLst/>
                    </a:prstGeom>
                  </pic:spPr>
                </pic:pic>
              </a:graphicData>
            </a:graphic>
          </wp:inline>
        </w:drawing>
      </w:r>
    </w:p>
    <w:p w14:paraId="332FE4F8" w14:textId="65BEFDD7" w:rsidR="008D2529" w:rsidRDefault="008D2529" w:rsidP="00B52B43">
      <w:pPr>
        <w:ind w:left="360"/>
        <w:jc w:val="center"/>
      </w:pPr>
      <w:bookmarkStart w:id="15" w:name="Figura_3"/>
      <w:r>
        <w:t xml:space="preserve">Figura </w:t>
      </w:r>
      <w:r w:rsidR="00500C16">
        <w:t>3</w:t>
      </w:r>
      <w:r>
        <w:t xml:space="preserve">: </w:t>
      </w:r>
      <w:r w:rsidRPr="002569B7">
        <w:t xml:space="preserve">Directorio raíz de </w:t>
      </w:r>
      <w:r>
        <w:t>Unity</w:t>
      </w:r>
    </w:p>
    <w:bookmarkEnd w:id="15"/>
    <w:p w14:paraId="1AD28F36" w14:textId="32247365" w:rsidR="003F44AE" w:rsidRDefault="003F44AE" w:rsidP="003F44AE">
      <w:pPr>
        <w:jc w:val="center"/>
      </w:pPr>
    </w:p>
    <w:p w14:paraId="3B6BBB70" w14:textId="2F02980C" w:rsidR="003064A3" w:rsidRDefault="003064A3" w:rsidP="003F44AE">
      <w:pPr>
        <w:jc w:val="center"/>
      </w:pPr>
    </w:p>
    <w:p w14:paraId="118FCE77" w14:textId="6703A003" w:rsidR="003064A3" w:rsidRDefault="003064A3" w:rsidP="003F44AE">
      <w:pPr>
        <w:jc w:val="center"/>
      </w:pPr>
    </w:p>
    <w:p w14:paraId="111E8FD9" w14:textId="61F34ABC" w:rsidR="003064A3" w:rsidRDefault="003064A3" w:rsidP="003F44AE">
      <w:pPr>
        <w:jc w:val="center"/>
      </w:pPr>
    </w:p>
    <w:p w14:paraId="4D8708F4" w14:textId="5C955518" w:rsidR="003064A3" w:rsidRDefault="003064A3" w:rsidP="003F44AE">
      <w:pPr>
        <w:jc w:val="center"/>
      </w:pPr>
    </w:p>
    <w:p w14:paraId="67EE63E4" w14:textId="70F5E198" w:rsidR="003064A3" w:rsidRDefault="003064A3" w:rsidP="003F44AE">
      <w:pPr>
        <w:jc w:val="center"/>
      </w:pPr>
    </w:p>
    <w:p w14:paraId="23DC7609" w14:textId="77777777" w:rsidR="003064A3" w:rsidRDefault="003064A3" w:rsidP="003F44AE">
      <w:pPr>
        <w:jc w:val="center"/>
      </w:pPr>
    </w:p>
    <w:p w14:paraId="3DF595C0" w14:textId="4CD91079" w:rsidR="003F44AE" w:rsidRDefault="003F44AE" w:rsidP="003F44AE">
      <w:pPr>
        <w:pStyle w:val="Ttulo1"/>
        <w:jc w:val="center"/>
      </w:pPr>
      <w:bookmarkStart w:id="16" w:name="_Toc220960451"/>
      <w:r>
        <w:lastRenderedPageBreak/>
        <w:t>Capítulo 3</w:t>
      </w:r>
      <w:r>
        <w:br/>
        <w:t>Implementación del sistema</w:t>
      </w:r>
      <w:bookmarkEnd w:id="16"/>
    </w:p>
    <w:p w14:paraId="3E59DEFA" w14:textId="18CC01AD" w:rsidR="003F44AE" w:rsidRDefault="003F44AE" w:rsidP="00B312D2">
      <w:pPr>
        <w:spacing w:after="0"/>
      </w:pPr>
    </w:p>
    <w:p w14:paraId="6569100E" w14:textId="142F1818" w:rsidR="003F44AE" w:rsidRDefault="00113DE9" w:rsidP="008F5288">
      <w:pPr>
        <w:jc w:val="both"/>
      </w:pPr>
      <w:r>
        <w:t>En este capítulo se describen los detalles importantes y a tener en cuenta relacionados a la implementación de cada una de las partes del proyect</w:t>
      </w:r>
      <w:r w:rsidR="001F3B37">
        <w:t>o</w:t>
      </w:r>
      <w:r>
        <w:t>. Se explica la codificación base con la tecnología correspondiente. Además, se muestra el modelo de base de datos</w:t>
      </w:r>
      <w:r w:rsidR="00997C72">
        <w:t xml:space="preserve"> </w:t>
      </w:r>
      <w:r>
        <w:t>y la forma en la que se pueden clonar los proyectos para trabajar en ellos</w:t>
      </w:r>
      <w:r w:rsidR="008F5288">
        <w:t>.</w:t>
      </w:r>
    </w:p>
    <w:p w14:paraId="5A0376A2" w14:textId="01321439" w:rsidR="008F5288" w:rsidRDefault="008F5288" w:rsidP="00B312D2">
      <w:pPr>
        <w:spacing w:after="0"/>
      </w:pPr>
    </w:p>
    <w:p w14:paraId="305E0886" w14:textId="443B00FC" w:rsidR="00852D7E" w:rsidRDefault="00852D7E" w:rsidP="007F2E5E">
      <w:pPr>
        <w:pStyle w:val="Ttulo2"/>
        <w:numPr>
          <w:ilvl w:val="0"/>
          <w:numId w:val="35"/>
        </w:numPr>
      </w:pPr>
      <w:bookmarkStart w:id="17" w:name="_Toc220960452"/>
      <w:r>
        <w:t xml:space="preserve">Modelo de </w:t>
      </w:r>
      <w:r w:rsidR="001F3B37">
        <w:t>lectura de JSON</w:t>
      </w:r>
      <w:bookmarkEnd w:id="17"/>
    </w:p>
    <w:p w14:paraId="2E6E51AF" w14:textId="77777777" w:rsidR="004121DA" w:rsidRPr="004121DA" w:rsidRDefault="004121DA" w:rsidP="004121DA">
      <w:pPr>
        <w:spacing w:after="0"/>
      </w:pPr>
    </w:p>
    <w:p w14:paraId="7A0C7769" w14:textId="232E7802" w:rsidR="00CA039B" w:rsidRPr="001F3B37" w:rsidRDefault="00852D7E" w:rsidP="001F3B37">
      <w:pPr>
        <w:jc w:val="both"/>
        <w:rPr>
          <w:sz w:val="20"/>
          <w:szCs w:val="20"/>
        </w:rPr>
      </w:pPr>
      <w:r>
        <w:t>A continuación</w:t>
      </w:r>
      <w:r w:rsidR="004E51B7">
        <w:t>,</w:t>
      </w:r>
      <w:r>
        <w:t xml:space="preserve"> </w:t>
      </w:r>
      <w:r w:rsidR="00455B52">
        <w:t xml:space="preserve">en la </w:t>
      </w:r>
      <w:hyperlink w:anchor="Figura_4" w:history="1">
        <w:r w:rsidR="001F3B37">
          <w:rPr>
            <w:rStyle w:val="Hipervnculo"/>
          </w:rPr>
          <w:t>Figu</w:t>
        </w:r>
        <w:r w:rsidR="001F3B37">
          <w:rPr>
            <w:rStyle w:val="Hipervnculo"/>
          </w:rPr>
          <w:t>r</w:t>
        </w:r>
        <w:r w:rsidR="001F3B37">
          <w:rPr>
            <w:rStyle w:val="Hipervnculo"/>
          </w:rPr>
          <w:t>a 4</w:t>
        </w:r>
      </w:hyperlink>
      <w:r w:rsidR="00455B52">
        <w:t xml:space="preserve"> </w:t>
      </w:r>
      <w:r>
        <w:t>se muestra</w:t>
      </w:r>
      <w:r w:rsidR="00037D08">
        <w:t xml:space="preserve"> </w:t>
      </w:r>
      <w:r w:rsidR="001F3B37">
        <w:t xml:space="preserve">el script </w:t>
      </w:r>
      <w:proofErr w:type="spellStart"/>
      <w:r w:rsidR="001F3B37">
        <w:t>EdificiosDataModel.cs</w:t>
      </w:r>
      <w:proofErr w:type="spellEnd"/>
      <w:r w:rsidR="001F3B37">
        <w:t xml:space="preserve"> </w:t>
      </w:r>
      <w:r w:rsidR="00455B52">
        <w:t xml:space="preserve">que </w:t>
      </w:r>
      <w:r w:rsidR="006C2E18">
        <w:t xml:space="preserve">permite </w:t>
      </w:r>
      <w:r w:rsidR="001F3B37">
        <w:t xml:space="preserve">estructurar, leer e inicializar la información de los edificios (texto e imágenes). Estos datos están almacenados en un archivo JSON y la carpeta </w:t>
      </w:r>
      <w:proofErr w:type="spellStart"/>
      <w:r w:rsidR="001F3B37">
        <w:t>Resources</w:t>
      </w:r>
      <w:proofErr w:type="spellEnd"/>
      <w:r w:rsidR="001F3B37">
        <w:t xml:space="preserve">. </w:t>
      </w:r>
      <w:r w:rsidR="006C2E18">
        <w:t xml:space="preserve">Para recuperarlos, se utiliza la </w:t>
      </w:r>
      <w:proofErr w:type="spellStart"/>
      <w:r w:rsidR="001F3B37" w:rsidRPr="001F3B37">
        <w:rPr>
          <w:i/>
          <w:iCs/>
        </w:rPr>
        <w:t>JsonUtility</w:t>
      </w:r>
      <w:proofErr w:type="spellEnd"/>
      <w:r w:rsidR="001F3B37">
        <w:t xml:space="preserve"> para la lectura del JSON y </w:t>
      </w:r>
      <w:proofErr w:type="spellStart"/>
      <w:r w:rsidR="001F3B37" w:rsidRPr="001F3B37">
        <w:rPr>
          <w:i/>
          <w:iCs/>
        </w:rPr>
        <w:t>Resources.Load</w:t>
      </w:r>
      <w:proofErr w:type="spellEnd"/>
      <w:r w:rsidR="001F3B37">
        <w:t xml:space="preserve"> para buscar recursos gráficos.</w:t>
      </w:r>
    </w:p>
    <w:p w14:paraId="5B8A7F6F"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4EC9B0"/>
          <w:kern w:val="0"/>
          <w:sz w:val="12"/>
          <w:szCs w:val="12"/>
          <w:lang w:val="en-US" w:eastAsia="es-CO"/>
          <w14:ligatures w14:val="none"/>
        </w:rPr>
        <w:t>Serializable</w:t>
      </w:r>
      <w:r w:rsidRPr="001F3B37">
        <w:rPr>
          <w:rFonts w:ascii="Consolas" w:eastAsia="Times New Roman" w:hAnsi="Consolas" w:cs="Times New Roman"/>
          <w:color w:val="CCCCCC"/>
          <w:kern w:val="0"/>
          <w:sz w:val="12"/>
          <w:szCs w:val="12"/>
          <w:lang w:val="en-US" w:eastAsia="es-CO"/>
          <w14:ligatures w14:val="none"/>
        </w:rPr>
        <w:t>]</w:t>
      </w:r>
    </w:p>
    <w:p w14:paraId="6B47A1B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class</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EdificioData</w:t>
      </w:r>
      <w:proofErr w:type="spellEnd"/>
    </w:p>
    <w:p w14:paraId="36139B8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p>
    <w:p w14:paraId="2942972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nombre</w:t>
      </w:r>
      <w:proofErr w:type="spellEnd"/>
      <w:r w:rsidRPr="001F3B37">
        <w:rPr>
          <w:rFonts w:ascii="Consolas" w:eastAsia="Times New Roman" w:hAnsi="Consolas" w:cs="Times New Roman"/>
          <w:color w:val="CCCCCC"/>
          <w:kern w:val="0"/>
          <w:sz w:val="12"/>
          <w:szCs w:val="12"/>
          <w:lang w:val="en-US" w:eastAsia="es-CO"/>
          <w14:ligatures w14:val="none"/>
        </w:rPr>
        <w:t>;</w:t>
      </w:r>
    </w:p>
    <w:p w14:paraId="7AACCE50"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texto</w:t>
      </w:r>
      <w:proofErr w:type="spellEnd"/>
      <w:r w:rsidRPr="001F3B37">
        <w:rPr>
          <w:rFonts w:ascii="Consolas" w:eastAsia="Times New Roman" w:hAnsi="Consolas" w:cs="Times New Roman"/>
          <w:color w:val="CCCCCC"/>
          <w:kern w:val="0"/>
          <w:sz w:val="12"/>
          <w:szCs w:val="12"/>
          <w:lang w:val="en-US" w:eastAsia="es-CO"/>
          <w14:ligatures w14:val="none"/>
        </w:rPr>
        <w:t>;</w:t>
      </w:r>
    </w:p>
    <w:p w14:paraId="5273C08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codigo</w:t>
      </w:r>
      <w:proofErr w:type="spellEnd"/>
      <w:r w:rsidRPr="001F3B37">
        <w:rPr>
          <w:rFonts w:ascii="Consolas" w:eastAsia="Times New Roman" w:hAnsi="Consolas" w:cs="Times New Roman"/>
          <w:color w:val="CCCCCC"/>
          <w:kern w:val="0"/>
          <w:sz w:val="12"/>
          <w:szCs w:val="12"/>
          <w:lang w:val="en-US" w:eastAsia="es-CO"/>
          <w14:ligatures w14:val="none"/>
        </w:rPr>
        <w:t>;</w:t>
      </w:r>
    </w:p>
    <w:p w14:paraId="3DAE09C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silueta</w:t>
      </w:r>
      <w:proofErr w:type="spellEnd"/>
      <w:r w:rsidRPr="001F3B37">
        <w:rPr>
          <w:rFonts w:ascii="Consolas" w:eastAsia="Times New Roman" w:hAnsi="Consolas" w:cs="Times New Roman"/>
          <w:color w:val="CCCCCC"/>
          <w:kern w:val="0"/>
          <w:sz w:val="12"/>
          <w:szCs w:val="12"/>
          <w:lang w:val="en-US" w:eastAsia="es-CO"/>
          <w14:ligatures w14:val="none"/>
        </w:rPr>
        <w:t>;</w:t>
      </w:r>
    </w:p>
    <w:p w14:paraId="58BA187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color</w:t>
      </w:r>
      <w:r w:rsidRPr="001F3B37">
        <w:rPr>
          <w:rFonts w:ascii="Consolas" w:eastAsia="Times New Roman" w:hAnsi="Consolas" w:cs="Times New Roman"/>
          <w:color w:val="CCCCCC"/>
          <w:kern w:val="0"/>
          <w:sz w:val="12"/>
          <w:szCs w:val="12"/>
          <w:lang w:val="en-US" w:eastAsia="es-CO"/>
          <w14:ligatures w14:val="none"/>
        </w:rPr>
        <w:t>;</w:t>
      </w:r>
    </w:p>
    <w:p w14:paraId="76499320"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blanco_negro</w:t>
      </w:r>
      <w:proofErr w:type="spellEnd"/>
      <w:r w:rsidRPr="001F3B37">
        <w:rPr>
          <w:rFonts w:ascii="Consolas" w:eastAsia="Times New Roman" w:hAnsi="Consolas" w:cs="Times New Roman"/>
          <w:color w:val="CCCCCC"/>
          <w:kern w:val="0"/>
          <w:sz w:val="12"/>
          <w:szCs w:val="12"/>
          <w:lang w:val="en-US" w:eastAsia="es-CO"/>
          <w14:ligatures w14:val="none"/>
        </w:rPr>
        <w:t>;</w:t>
      </w:r>
    </w:p>
    <w:p w14:paraId="7F9E232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coordenadas</w:t>
      </w:r>
      <w:proofErr w:type="spellEnd"/>
      <w:r w:rsidRPr="001F3B37">
        <w:rPr>
          <w:rFonts w:ascii="Consolas" w:eastAsia="Times New Roman" w:hAnsi="Consolas" w:cs="Times New Roman"/>
          <w:color w:val="CCCCCC"/>
          <w:kern w:val="0"/>
          <w:sz w:val="12"/>
          <w:szCs w:val="12"/>
          <w:lang w:val="en-US" w:eastAsia="es-CO"/>
          <w14:ligatures w14:val="none"/>
        </w:rPr>
        <w:t>;</w:t>
      </w:r>
    </w:p>
    <w:p w14:paraId="70B7FBD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p>
    <w:p w14:paraId="5D4645F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6BF8131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4EC9B0"/>
          <w:kern w:val="0"/>
          <w:sz w:val="12"/>
          <w:szCs w:val="12"/>
          <w:lang w:val="en-US" w:eastAsia="es-CO"/>
          <w14:ligatures w14:val="none"/>
        </w:rPr>
        <w:t>Serializable</w:t>
      </w:r>
      <w:r w:rsidRPr="001F3B37">
        <w:rPr>
          <w:rFonts w:ascii="Consolas" w:eastAsia="Times New Roman" w:hAnsi="Consolas" w:cs="Times New Roman"/>
          <w:color w:val="CCCCCC"/>
          <w:kern w:val="0"/>
          <w:sz w:val="12"/>
          <w:szCs w:val="12"/>
          <w:lang w:val="en-US" w:eastAsia="es-CO"/>
          <w14:ligatures w14:val="none"/>
        </w:rPr>
        <w:t>]</w:t>
      </w:r>
    </w:p>
    <w:p w14:paraId="27012FD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class</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p>
    <w:p w14:paraId="73947CC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p>
    <w:p w14:paraId="2284CBCC"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modo</w:t>
      </w:r>
      <w:r w:rsidRPr="001F3B37">
        <w:rPr>
          <w:rFonts w:ascii="Consolas" w:eastAsia="Times New Roman" w:hAnsi="Consolas" w:cs="Times New Roman"/>
          <w:color w:val="CCCCCC"/>
          <w:kern w:val="0"/>
          <w:sz w:val="12"/>
          <w:szCs w:val="12"/>
          <w:lang w:val="en-US" w:eastAsia="es-CO"/>
          <w14:ligatures w14:val="none"/>
        </w:rPr>
        <w:t>;</w:t>
      </w:r>
    </w:p>
    <w:p w14:paraId="5B8B066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569CD6"/>
          <w:kern w:val="0"/>
          <w:sz w:val="12"/>
          <w:szCs w:val="12"/>
          <w:lang w:eastAsia="es-CO"/>
          <w14:ligatures w14:val="none"/>
        </w:rPr>
        <w:t>public</w:t>
      </w:r>
      <w:proofErr w:type="spellEnd"/>
      <w:r w:rsidRPr="001F3B37">
        <w:rPr>
          <w:rFonts w:ascii="Consolas" w:eastAsia="Times New Roman" w:hAnsi="Consolas" w:cs="Times New Roman"/>
          <w:color w:val="CCCCCC"/>
          <w:kern w:val="0"/>
          <w:sz w:val="12"/>
          <w:szCs w:val="12"/>
          <w:lang w:eastAsia="es-CO"/>
          <w14:ligatures w14:val="none"/>
        </w:rPr>
        <w:t xml:space="preserve"> </w:t>
      </w:r>
      <w:proofErr w:type="spellStart"/>
      <w:r w:rsidRPr="001F3B37">
        <w:rPr>
          <w:rFonts w:ascii="Consolas" w:eastAsia="Times New Roman" w:hAnsi="Consolas" w:cs="Times New Roman"/>
          <w:color w:val="4EC9B0"/>
          <w:kern w:val="0"/>
          <w:sz w:val="12"/>
          <w:szCs w:val="12"/>
          <w:lang w:eastAsia="es-CO"/>
          <w14:ligatures w14:val="none"/>
        </w:rPr>
        <w:t>List</w:t>
      </w:r>
      <w:proofErr w:type="spellEnd"/>
      <w:r w:rsidRPr="001F3B37">
        <w:rPr>
          <w:rFonts w:ascii="Consolas" w:eastAsia="Times New Roman" w:hAnsi="Consolas" w:cs="Times New Roman"/>
          <w:color w:val="CCCCCC"/>
          <w:kern w:val="0"/>
          <w:sz w:val="12"/>
          <w:szCs w:val="12"/>
          <w:lang w:eastAsia="es-CO"/>
          <w14:ligatures w14:val="none"/>
        </w:rPr>
        <w:t>&lt;</w:t>
      </w:r>
      <w:proofErr w:type="spellStart"/>
      <w:r w:rsidRPr="001F3B37">
        <w:rPr>
          <w:rFonts w:ascii="Consolas" w:eastAsia="Times New Roman" w:hAnsi="Consolas" w:cs="Times New Roman"/>
          <w:color w:val="4EC9B0"/>
          <w:kern w:val="0"/>
          <w:sz w:val="12"/>
          <w:szCs w:val="12"/>
          <w:lang w:eastAsia="es-CO"/>
          <w14:ligatures w14:val="none"/>
        </w:rPr>
        <w:t>EdificioData</w:t>
      </w:r>
      <w:proofErr w:type="spellEnd"/>
      <w:r w:rsidRPr="001F3B37">
        <w:rPr>
          <w:rFonts w:ascii="Consolas" w:eastAsia="Times New Roman" w:hAnsi="Consolas" w:cs="Times New Roman"/>
          <w:color w:val="CCCCCC"/>
          <w:kern w:val="0"/>
          <w:sz w:val="12"/>
          <w:szCs w:val="12"/>
          <w:lang w:eastAsia="es-CO"/>
          <w14:ligatures w14:val="none"/>
        </w:rPr>
        <w:t xml:space="preserve">&gt; </w:t>
      </w:r>
      <w:r w:rsidRPr="001F3B37">
        <w:rPr>
          <w:rFonts w:ascii="Consolas" w:eastAsia="Times New Roman" w:hAnsi="Consolas" w:cs="Times New Roman"/>
          <w:color w:val="9CDCFE"/>
          <w:kern w:val="0"/>
          <w:sz w:val="12"/>
          <w:szCs w:val="12"/>
          <w:lang w:eastAsia="es-CO"/>
          <w14:ligatures w14:val="none"/>
        </w:rPr>
        <w:t>datos</w:t>
      </w:r>
      <w:r w:rsidRPr="001F3B37">
        <w:rPr>
          <w:rFonts w:ascii="Consolas" w:eastAsia="Times New Roman" w:hAnsi="Consolas" w:cs="Times New Roman"/>
          <w:color w:val="CCCCCC"/>
          <w:kern w:val="0"/>
          <w:sz w:val="12"/>
          <w:szCs w:val="12"/>
          <w:lang w:eastAsia="es-CO"/>
          <w14:ligatures w14:val="none"/>
        </w:rPr>
        <w:t>;</w:t>
      </w:r>
    </w:p>
    <w:p w14:paraId="7F80BD0F"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eastAsia="es-CO"/>
          <w14:ligatures w14:val="none"/>
        </w:rPr>
      </w:pPr>
      <w:r w:rsidRPr="001F3B37">
        <w:rPr>
          <w:rFonts w:ascii="Consolas" w:eastAsia="Times New Roman" w:hAnsi="Consolas" w:cs="Times New Roman"/>
          <w:color w:val="CCCCCC"/>
          <w:kern w:val="0"/>
          <w:sz w:val="12"/>
          <w:szCs w:val="12"/>
          <w:lang w:eastAsia="es-CO"/>
          <w14:ligatures w14:val="none"/>
        </w:rPr>
        <w:t>}</w:t>
      </w:r>
    </w:p>
    <w:p w14:paraId="08E1D207"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eastAsia="es-CO"/>
          <w14:ligatures w14:val="none"/>
        </w:rPr>
      </w:pPr>
    </w:p>
    <w:p w14:paraId="5A43077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eastAsia="es-CO"/>
          <w14:ligatures w14:val="none"/>
        </w:rPr>
      </w:pPr>
      <w:r w:rsidRPr="001F3B37">
        <w:rPr>
          <w:rFonts w:ascii="Consolas" w:eastAsia="Times New Roman" w:hAnsi="Consolas" w:cs="Times New Roman"/>
          <w:color w:val="CCCCCC"/>
          <w:kern w:val="0"/>
          <w:sz w:val="12"/>
          <w:szCs w:val="12"/>
          <w:lang w:eastAsia="es-CO"/>
          <w14:ligatures w14:val="none"/>
        </w:rPr>
        <w:t>[</w:t>
      </w:r>
      <w:proofErr w:type="spellStart"/>
      <w:r w:rsidRPr="001F3B37">
        <w:rPr>
          <w:rFonts w:ascii="Consolas" w:eastAsia="Times New Roman" w:hAnsi="Consolas" w:cs="Times New Roman"/>
          <w:color w:val="4EC9B0"/>
          <w:kern w:val="0"/>
          <w:sz w:val="12"/>
          <w:szCs w:val="12"/>
          <w:lang w:eastAsia="es-CO"/>
          <w14:ligatures w14:val="none"/>
        </w:rPr>
        <w:t>Serializable</w:t>
      </w:r>
      <w:proofErr w:type="spellEnd"/>
      <w:r w:rsidRPr="001F3B37">
        <w:rPr>
          <w:rFonts w:ascii="Consolas" w:eastAsia="Times New Roman" w:hAnsi="Consolas" w:cs="Times New Roman"/>
          <w:color w:val="CCCCCC"/>
          <w:kern w:val="0"/>
          <w:sz w:val="12"/>
          <w:szCs w:val="12"/>
          <w:lang w:eastAsia="es-CO"/>
          <w14:ligatures w14:val="none"/>
        </w:rPr>
        <w:t>]</w:t>
      </w:r>
    </w:p>
    <w:p w14:paraId="588277E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class</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ModosWrapper</w:t>
      </w:r>
      <w:proofErr w:type="spellEnd"/>
    </w:p>
    <w:p w14:paraId="203E0B8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p>
    <w:p w14:paraId="074CAECF"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 xml:space="preserve">&gt; </w:t>
      </w:r>
      <w:proofErr w:type="spellStart"/>
      <w:r w:rsidRPr="001F3B37">
        <w:rPr>
          <w:rFonts w:ascii="Consolas" w:eastAsia="Times New Roman" w:hAnsi="Consolas" w:cs="Times New Roman"/>
          <w:color w:val="9CDCFE"/>
          <w:kern w:val="0"/>
          <w:sz w:val="12"/>
          <w:szCs w:val="12"/>
          <w:lang w:val="en-US" w:eastAsia="es-CO"/>
          <w14:ligatures w14:val="none"/>
        </w:rPr>
        <w:t>modos</w:t>
      </w:r>
      <w:proofErr w:type="spellEnd"/>
      <w:r w:rsidRPr="001F3B37">
        <w:rPr>
          <w:rFonts w:ascii="Consolas" w:eastAsia="Times New Roman" w:hAnsi="Consolas" w:cs="Times New Roman"/>
          <w:color w:val="CCCCCC"/>
          <w:kern w:val="0"/>
          <w:sz w:val="12"/>
          <w:szCs w:val="12"/>
          <w:lang w:val="en-US" w:eastAsia="es-CO"/>
          <w14:ligatures w14:val="none"/>
        </w:rPr>
        <w:t>;</w:t>
      </w:r>
    </w:p>
    <w:p w14:paraId="23DAE53C"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p>
    <w:p w14:paraId="1F9904D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4C5A8D7B"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class</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EdificiosDataModel</w:t>
      </w:r>
      <w:proofErr w:type="spellEnd"/>
    </w:p>
    <w:p w14:paraId="48F2936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w:t>
      </w:r>
    </w:p>
    <w:p w14:paraId="1D0EC47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static</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EdificiosDataModel</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Instance</w:t>
      </w:r>
      <w:r w:rsidRPr="001F3B37">
        <w:rPr>
          <w:rFonts w:ascii="Consolas" w:eastAsia="Times New Roman" w:hAnsi="Consolas" w:cs="Times New Roman"/>
          <w:color w:val="CCCCCC"/>
          <w:kern w:val="0"/>
          <w:sz w:val="12"/>
          <w:szCs w:val="12"/>
          <w:lang w:val="en-US" w:eastAsia="es-CO"/>
          <w14:ligatures w14:val="none"/>
        </w:rPr>
        <w:t xml:space="preserve"> { </w:t>
      </w:r>
      <w:r w:rsidRPr="001F3B37">
        <w:rPr>
          <w:rFonts w:ascii="Consolas" w:eastAsia="Times New Roman" w:hAnsi="Consolas" w:cs="Times New Roman"/>
          <w:color w:val="569CD6"/>
          <w:kern w:val="0"/>
          <w:sz w:val="12"/>
          <w:szCs w:val="12"/>
          <w:lang w:val="en-US" w:eastAsia="es-CO"/>
          <w14:ligatures w14:val="none"/>
        </w:rPr>
        <w:t>get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private</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set</w:t>
      </w:r>
      <w:r w:rsidRPr="001F3B37">
        <w:rPr>
          <w:rFonts w:ascii="Consolas" w:eastAsia="Times New Roman" w:hAnsi="Consolas" w:cs="Times New Roman"/>
          <w:color w:val="CCCCCC"/>
          <w:kern w:val="0"/>
          <w:sz w:val="12"/>
          <w:szCs w:val="12"/>
          <w:lang w:val="en-US" w:eastAsia="es-CO"/>
          <w14:ligatures w14:val="none"/>
        </w:rPr>
        <w:t>; }</w:t>
      </w:r>
    </w:p>
    <w:p w14:paraId="5A9308F4"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55CB53A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lastRenderedPageBreak/>
        <w:t xml:space="preserve">    </w:t>
      </w:r>
      <w:r w:rsidRPr="001F3B37">
        <w:rPr>
          <w:rFonts w:ascii="Consolas" w:eastAsia="Times New Roman" w:hAnsi="Consolas" w:cs="Times New Roman"/>
          <w:color w:val="569CD6"/>
          <w:kern w:val="0"/>
          <w:sz w:val="12"/>
          <w:szCs w:val="12"/>
          <w:lang w:val="en-US" w:eastAsia="es-CO"/>
          <w14:ligatures w14:val="none"/>
        </w:rPr>
        <w:t>private</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 xml:space="preserve">&gt; </w:t>
      </w:r>
      <w:r w:rsidRPr="001F3B37">
        <w:rPr>
          <w:rFonts w:ascii="Consolas" w:eastAsia="Times New Roman" w:hAnsi="Consolas" w:cs="Times New Roman"/>
          <w:color w:val="9CDCFE"/>
          <w:kern w:val="0"/>
          <w:sz w:val="12"/>
          <w:szCs w:val="12"/>
          <w:lang w:val="en-US" w:eastAsia="es-CO"/>
          <w14:ligatures w14:val="none"/>
        </w:rPr>
        <w:t>data</w:t>
      </w:r>
      <w:r w:rsidRPr="001F3B37">
        <w:rPr>
          <w:rFonts w:ascii="Consolas" w:eastAsia="Times New Roman" w:hAnsi="Consolas" w:cs="Times New Roman"/>
          <w:color w:val="CCCCCC"/>
          <w:kern w:val="0"/>
          <w:sz w:val="12"/>
          <w:szCs w:val="12"/>
          <w:lang w:val="en-US" w:eastAsia="es-CO"/>
          <w14:ligatures w14:val="none"/>
        </w:rPr>
        <w:t>;</w:t>
      </w:r>
    </w:p>
    <w:p w14:paraId="7456084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private</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filePath</w:t>
      </w:r>
      <w:proofErr w:type="spellEnd"/>
      <w:r w:rsidRPr="001F3B37">
        <w:rPr>
          <w:rFonts w:ascii="Consolas" w:eastAsia="Times New Roman" w:hAnsi="Consolas" w:cs="Times New Roman"/>
          <w:color w:val="CCCCCC"/>
          <w:kern w:val="0"/>
          <w:sz w:val="12"/>
          <w:szCs w:val="12"/>
          <w:lang w:val="en-US" w:eastAsia="es-CO"/>
          <w14:ligatures w14:val="none"/>
        </w:rPr>
        <w:t>;</w:t>
      </w:r>
    </w:p>
    <w:p w14:paraId="2388BCB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4FBBF35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EdificiosDataModel</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filePath</w:t>
      </w:r>
      <w:proofErr w:type="spellEnd"/>
      <w:r w:rsidRPr="001F3B37">
        <w:rPr>
          <w:rFonts w:ascii="Consolas" w:eastAsia="Times New Roman" w:hAnsi="Consolas" w:cs="Times New Roman"/>
          <w:color w:val="CCCCCC"/>
          <w:kern w:val="0"/>
          <w:sz w:val="12"/>
          <w:szCs w:val="12"/>
          <w:lang w:val="en-US" w:eastAsia="es-CO"/>
          <w14:ligatures w14:val="none"/>
        </w:rPr>
        <w:t>)</w:t>
      </w:r>
    </w:p>
    <w:p w14:paraId="787277E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5A6E3D4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569CD6"/>
          <w:kern w:val="0"/>
          <w:sz w:val="12"/>
          <w:szCs w:val="12"/>
          <w:lang w:val="en-US" w:eastAsia="es-CO"/>
          <w14:ligatures w14:val="none"/>
        </w:rPr>
        <w:t>this</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filePath</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filePath</w:t>
      </w:r>
      <w:proofErr w:type="spellEnd"/>
      <w:r w:rsidRPr="001F3B37">
        <w:rPr>
          <w:rFonts w:ascii="Consolas" w:eastAsia="Times New Roman" w:hAnsi="Consolas" w:cs="Times New Roman"/>
          <w:color w:val="CCCCCC"/>
          <w:kern w:val="0"/>
          <w:sz w:val="12"/>
          <w:szCs w:val="12"/>
          <w:lang w:val="en-US" w:eastAsia="es-CO"/>
          <w14:ligatures w14:val="none"/>
        </w:rPr>
        <w:t>;</w:t>
      </w:r>
    </w:p>
    <w:p w14:paraId="5231590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data</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new</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&gt;();</w:t>
      </w:r>
    </w:p>
    <w:p w14:paraId="4A306C8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Instance</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this</w:t>
      </w:r>
      <w:r w:rsidRPr="001F3B37">
        <w:rPr>
          <w:rFonts w:ascii="Consolas" w:eastAsia="Times New Roman" w:hAnsi="Consolas" w:cs="Times New Roman"/>
          <w:color w:val="CCCCCC"/>
          <w:kern w:val="0"/>
          <w:sz w:val="12"/>
          <w:szCs w:val="12"/>
          <w:lang w:val="en-US" w:eastAsia="es-CO"/>
          <w14:ligatures w14:val="none"/>
        </w:rPr>
        <w:t>;</w:t>
      </w:r>
    </w:p>
    <w:p w14:paraId="3EBF755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52057AB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3740F4A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 Initialization method that loads and stores the JSON data</w:t>
      </w:r>
    </w:p>
    <w:p w14:paraId="51F76DE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void</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CDCAA"/>
          <w:kern w:val="0"/>
          <w:sz w:val="12"/>
          <w:szCs w:val="12"/>
          <w:lang w:val="en-US" w:eastAsia="es-CO"/>
          <w14:ligatures w14:val="none"/>
        </w:rPr>
        <w:t>Initialize</w:t>
      </w:r>
      <w:r w:rsidRPr="001F3B37">
        <w:rPr>
          <w:rFonts w:ascii="Consolas" w:eastAsia="Times New Roman" w:hAnsi="Consolas" w:cs="Times New Roman"/>
          <w:color w:val="CCCCCC"/>
          <w:kern w:val="0"/>
          <w:sz w:val="12"/>
          <w:szCs w:val="12"/>
          <w:lang w:val="en-US" w:eastAsia="es-CO"/>
          <w14:ligatures w14:val="none"/>
        </w:rPr>
        <w:t>()</w:t>
      </w:r>
    </w:p>
    <w:p w14:paraId="1C404E0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69FF0A5C"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TextAsset</w:t>
      </w:r>
      <w:proofErr w:type="spellEnd"/>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textAsset</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Resources</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Load</w:t>
      </w:r>
      <w:proofErr w:type="spellEnd"/>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9CDCFE"/>
          <w:kern w:val="0"/>
          <w:sz w:val="12"/>
          <w:szCs w:val="12"/>
          <w:lang w:val="en-US" w:eastAsia="es-CO"/>
          <w14:ligatures w14:val="none"/>
        </w:rPr>
        <w:t>TextAsset</w:t>
      </w:r>
      <w:proofErr w:type="spellEnd"/>
      <w:r w:rsidRPr="001F3B37">
        <w:rPr>
          <w:rFonts w:ascii="Consolas" w:eastAsia="Times New Roman" w:hAnsi="Consolas" w:cs="Times New Roman"/>
          <w:color w:val="CCCCCC"/>
          <w:kern w:val="0"/>
          <w:sz w:val="12"/>
          <w:szCs w:val="12"/>
          <w:lang w:val="en-US" w:eastAsia="es-CO"/>
          <w14:ligatures w14:val="none"/>
        </w:rPr>
        <w:t>&gt;(</w:t>
      </w:r>
      <w:r w:rsidRPr="001F3B37">
        <w:rPr>
          <w:rFonts w:ascii="Consolas" w:eastAsia="Times New Roman" w:hAnsi="Consolas" w:cs="Times New Roman"/>
          <w:color w:val="CE9178"/>
          <w:kern w:val="0"/>
          <w:sz w:val="12"/>
          <w:szCs w:val="12"/>
          <w:lang w:val="en-US" w:eastAsia="es-CO"/>
          <w14:ligatures w14:val="none"/>
        </w:rPr>
        <w:t>"</w:t>
      </w:r>
      <w:proofErr w:type="spellStart"/>
      <w:r w:rsidRPr="001F3B37">
        <w:rPr>
          <w:rFonts w:ascii="Consolas" w:eastAsia="Times New Roman" w:hAnsi="Consolas" w:cs="Times New Roman"/>
          <w:color w:val="CE9178"/>
          <w:kern w:val="0"/>
          <w:sz w:val="12"/>
          <w:szCs w:val="12"/>
          <w:lang w:val="en-US" w:eastAsia="es-CO"/>
          <w14:ligatures w14:val="none"/>
        </w:rPr>
        <w:t>edificios</w:t>
      </w:r>
      <w:proofErr w:type="spellEnd"/>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w:t>
      </w:r>
    </w:p>
    <w:p w14:paraId="783D49C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if</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textAsset</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null</w:t>
      </w:r>
      <w:r w:rsidRPr="001F3B37">
        <w:rPr>
          <w:rFonts w:ascii="Consolas" w:eastAsia="Times New Roman" w:hAnsi="Consolas" w:cs="Times New Roman"/>
          <w:color w:val="CCCCCC"/>
          <w:kern w:val="0"/>
          <w:sz w:val="12"/>
          <w:szCs w:val="12"/>
          <w:lang w:val="en-US" w:eastAsia="es-CO"/>
          <w14:ligatures w14:val="none"/>
        </w:rPr>
        <w:t>)</w:t>
      </w:r>
    </w:p>
    <w:p w14:paraId="62436540"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4E90371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try</w:t>
      </w:r>
    </w:p>
    <w:p w14:paraId="0D9D79D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6D571D5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json</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textAsset</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text</w:t>
      </w:r>
      <w:proofErr w:type="spellEnd"/>
      <w:r w:rsidRPr="001F3B37">
        <w:rPr>
          <w:rFonts w:ascii="Consolas" w:eastAsia="Times New Roman" w:hAnsi="Consolas" w:cs="Times New Roman"/>
          <w:color w:val="CCCCCC"/>
          <w:kern w:val="0"/>
          <w:sz w:val="12"/>
          <w:szCs w:val="12"/>
          <w:lang w:val="en-US" w:eastAsia="es-CO"/>
          <w14:ligatures w14:val="none"/>
        </w:rPr>
        <w:t>;</w:t>
      </w:r>
    </w:p>
    <w:p w14:paraId="420C96D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ModosWrapper</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wrapper</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JsonUtility</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FromJson</w:t>
      </w:r>
      <w:proofErr w:type="spellEnd"/>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ModosWrapper</w:t>
      </w:r>
      <w:proofErr w:type="spellEnd"/>
      <w:r w:rsidRPr="001F3B37">
        <w:rPr>
          <w:rFonts w:ascii="Consolas" w:eastAsia="Times New Roman" w:hAnsi="Consolas" w:cs="Times New Roman"/>
          <w:color w:val="CCCCCC"/>
          <w:kern w:val="0"/>
          <w:sz w:val="12"/>
          <w:szCs w:val="12"/>
          <w:lang w:val="en-US" w:eastAsia="es-CO"/>
          <w14:ligatures w14:val="none"/>
        </w:rPr>
        <w:t>&gt;(</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D7BA7D"/>
          <w:kern w:val="0"/>
          <w:sz w:val="12"/>
          <w:szCs w:val="12"/>
          <w:lang w:val="en-US" w:eastAsia="es-CO"/>
          <w14:ligatures w14:val="none"/>
        </w:rPr>
        <w:t>\"</w:t>
      </w:r>
      <w:proofErr w:type="spellStart"/>
      <w:r w:rsidRPr="001F3B37">
        <w:rPr>
          <w:rFonts w:ascii="Consolas" w:eastAsia="Times New Roman" w:hAnsi="Consolas" w:cs="Times New Roman"/>
          <w:color w:val="CE9178"/>
          <w:kern w:val="0"/>
          <w:sz w:val="12"/>
          <w:szCs w:val="12"/>
          <w:lang w:val="en-US" w:eastAsia="es-CO"/>
          <w14:ligatures w14:val="none"/>
        </w:rPr>
        <w:t>modos</w:t>
      </w:r>
      <w:proofErr w:type="spellEnd"/>
      <w:r w:rsidRPr="001F3B37">
        <w:rPr>
          <w:rFonts w:ascii="Consolas" w:eastAsia="Times New Roman" w:hAnsi="Consolas" w:cs="Times New Roman"/>
          <w:color w:val="D7BA7D"/>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json</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w:t>
      </w:r>
    </w:p>
    <w:p w14:paraId="7802F3C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data</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wrapper</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modos</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new</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&gt;();</w:t>
      </w:r>
    </w:p>
    <w:p w14:paraId="244F961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1C3E37E4"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xml:space="preserve">                // Assign Sprite values to each </w:t>
      </w:r>
      <w:proofErr w:type="spellStart"/>
      <w:r w:rsidRPr="001F3B37">
        <w:rPr>
          <w:rFonts w:ascii="Consolas" w:eastAsia="Times New Roman" w:hAnsi="Consolas" w:cs="Times New Roman"/>
          <w:color w:val="6A9955"/>
          <w:kern w:val="0"/>
          <w:sz w:val="12"/>
          <w:szCs w:val="12"/>
          <w:lang w:val="en-US" w:eastAsia="es-CO"/>
          <w14:ligatures w14:val="none"/>
        </w:rPr>
        <w:t>edificio</w:t>
      </w:r>
      <w:proofErr w:type="spellEnd"/>
    </w:p>
    <w:p w14:paraId="19F2F48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foreach</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in</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data</w:t>
      </w:r>
      <w:r w:rsidRPr="001F3B37">
        <w:rPr>
          <w:rFonts w:ascii="Consolas" w:eastAsia="Times New Roman" w:hAnsi="Consolas" w:cs="Times New Roman"/>
          <w:color w:val="CCCCCC"/>
          <w:kern w:val="0"/>
          <w:sz w:val="12"/>
          <w:szCs w:val="12"/>
          <w:lang w:val="en-US" w:eastAsia="es-CO"/>
          <w14:ligatures w14:val="none"/>
        </w:rPr>
        <w:t>)</w:t>
      </w:r>
    </w:p>
    <w:p w14:paraId="189AC81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04F9E76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modoData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modo</w:t>
      </w:r>
      <w:proofErr w:type="spellEnd"/>
      <w:r w:rsidRPr="001F3B37">
        <w:rPr>
          <w:rFonts w:ascii="Consolas" w:eastAsia="Times New Roman" w:hAnsi="Consolas" w:cs="Times New Roman"/>
          <w:color w:val="CCCCCC"/>
          <w:kern w:val="0"/>
          <w:sz w:val="12"/>
          <w:szCs w:val="12"/>
          <w:lang w:val="en-US" w:eastAsia="es-CO"/>
          <w14:ligatures w14:val="none"/>
        </w:rPr>
        <w:t>;</w:t>
      </w:r>
    </w:p>
    <w:p w14:paraId="023023BB"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0BD77C54"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foreach</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4EC9B0"/>
          <w:kern w:val="0"/>
          <w:sz w:val="12"/>
          <w:szCs w:val="12"/>
          <w:lang w:val="en-US" w:eastAsia="es-CO"/>
          <w14:ligatures w14:val="none"/>
        </w:rPr>
        <w:t>EdificioData</w:t>
      </w:r>
      <w:proofErr w:type="spellEnd"/>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in</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modoData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datos</w:t>
      </w:r>
      <w:proofErr w:type="spellEnd"/>
      <w:r w:rsidRPr="001F3B37">
        <w:rPr>
          <w:rFonts w:ascii="Consolas" w:eastAsia="Times New Roman" w:hAnsi="Consolas" w:cs="Times New Roman"/>
          <w:color w:val="CCCCCC"/>
          <w:kern w:val="0"/>
          <w:sz w:val="12"/>
          <w:szCs w:val="12"/>
          <w:lang w:val="en-US" w:eastAsia="es-CO"/>
          <w14:ligatures w14:val="none"/>
        </w:rPr>
        <w:t>)</w:t>
      </w:r>
    </w:p>
    <w:p w14:paraId="64C9494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190C2FE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codigo</w:t>
      </w:r>
      <w:proofErr w:type="spellEnd"/>
      <w:r w:rsidRPr="001F3B37">
        <w:rPr>
          <w:rFonts w:ascii="Consolas" w:eastAsia="Times New Roman" w:hAnsi="Consolas" w:cs="Times New Roman"/>
          <w:color w:val="CCCCCC"/>
          <w:kern w:val="0"/>
          <w:sz w:val="12"/>
          <w:szCs w:val="12"/>
          <w:lang w:val="en-US" w:eastAsia="es-CO"/>
          <w14:ligatures w14:val="none"/>
        </w:rPr>
        <w:t>;</w:t>
      </w:r>
    </w:p>
    <w:p w14:paraId="0397622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619E325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try</w:t>
      </w:r>
    </w:p>
    <w:p w14:paraId="0CFDECDB"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0474385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xml:space="preserve">                            // Load </w:t>
      </w:r>
      <w:proofErr w:type="spellStart"/>
      <w:r w:rsidRPr="001F3B37">
        <w:rPr>
          <w:rFonts w:ascii="Consolas" w:eastAsia="Times New Roman" w:hAnsi="Consolas" w:cs="Times New Roman"/>
          <w:color w:val="6A9955"/>
          <w:kern w:val="0"/>
          <w:sz w:val="12"/>
          <w:szCs w:val="12"/>
          <w:lang w:val="en-US" w:eastAsia="es-CO"/>
          <w14:ligatures w14:val="none"/>
        </w:rPr>
        <w:t>silueta</w:t>
      </w:r>
      <w:proofErr w:type="spellEnd"/>
      <w:r w:rsidRPr="001F3B37">
        <w:rPr>
          <w:rFonts w:ascii="Consolas" w:eastAsia="Times New Roman" w:hAnsi="Consolas" w:cs="Times New Roman"/>
          <w:color w:val="6A9955"/>
          <w:kern w:val="0"/>
          <w:sz w:val="12"/>
          <w:szCs w:val="12"/>
          <w:lang w:val="en-US" w:eastAsia="es-CO"/>
          <w14:ligatures w14:val="none"/>
        </w:rPr>
        <w:t xml:space="preserve"> Sprite</w:t>
      </w:r>
    </w:p>
    <w:p w14:paraId="79A256F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silueta</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Resources</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Load</w:t>
      </w:r>
      <w:proofErr w:type="spellEnd"/>
      <w:r w:rsidRPr="001F3B37">
        <w:rPr>
          <w:rFonts w:ascii="Consolas" w:eastAsia="Times New Roman" w:hAnsi="Consolas" w:cs="Times New Roman"/>
          <w:color w:val="CCCCCC"/>
          <w:kern w:val="0"/>
          <w:sz w:val="12"/>
          <w:szCs w:val="12"/>
          <w:lang w:val="en-US" w:eastAsia="es-CO"/>
          <w14:ligatures w14:val="none"/>
        </w:rPr>
        <w:t>&lt;</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&gt;(</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"/SILUETA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w:t>
      </w:r>
    </w:p>
    <w:p w14:paraId="63EE469F"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if</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silueta</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null</w:t>
      </w:r>
      <w:r w:rsidRPr="001F3B37">
        <w:rPr>
          <w:rFonts w:ascii="Consolas" w:eastAsia="Times New Roman" w:hAnsi="Consolas" w:cs="Times New Roman"/>
          <w:color w:val="CCCCCC"/>
          <w:kern w:val="0"/>
          <w:sz w:val="12"/>
          <w:szCs w:val="12"/>
          <w:lang w:val="en-US" w:eastAsia="es-CO"/>
          <w14:ligatures w14:val="none"/>
        </w:rPr>
        <w:t>)</w:t>
      </w:r>
    </w:p>
    <w:p w14:paraId="47183154"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06294F1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LogWarning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w:t>
      </w:r>
      <w:proofErr w:type="spellStart"/>
      <w:r w:rsidRPr="001F3B37">
        <w:rPr>
          <w:rFonts w:ascii="Consolas" w:eastAsia="Times New Roman" w:hAnsi="Consolas" w:cs="Times New Roman"/>
          <w:color w:val="CE9178"/>
          <w:kern w:val="0"/>
          <w:sz w:val="12"/>
          <w:szCs w:val="12"/>
          <w:lang w:val="en-US" w:eastAsia="es-CO"/>
          <w14:ligatures w14:val="none"/>
        </w:rPr>
        <w:t>Silueta</w:t>
      </w:r>
      <w:proofErr w:type="spellEnd"/>
      <w:r w:rsidRPr="001F3B37">
        <w:rPr>
          <w:rFonts w:ascii="Consolas" w:eastAsia="Times New Roman" w:hAnsi="Consolas" w:cs="Times New Roman"/>
          <w:color w:val="CE9178"/>
          <w:kern w:val="0"/>
          <w:sz w:val="12"/>
          <w:szCs w:val="12"/>
          <w:lang w:val="en-US" w:eastAsia="es-CO"/>
          <w14:ligatures w14:val="none"/>
        </w:rPr>
        <w:t xml:space="preserve"> Sprite not found for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"/SILUETA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w:t>
      </w:r>
    </w:p>
    <w:p w14:paraId="79CCDF14"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4396F06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1091C69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 Load color Sprite</w:t>
      </w:r>
    </w:p>
    <w:p w14:paraId="437C252F"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color</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Resources</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Load</w:t>
      </w:r>
      <w:proofErr w:type="spellEnd"/>
      <w:r w:rsidRPr="001F3B37">
        <w:rPr>
          <w:rFonts w:ascii="Consolas" w:eastAsia="Times New Roman" w:hAnsi="Consolas" w:cs="Times New Roman"/>
          <w:color w:val="CCCCCC"/>
          <w:kern w:val="0"/>
          <w:sz w:val="12"/>
          <w:szCs w:val="12"/>
          <w:lang w:val="en-US" w:eastAsia="es-CO"/>
          <w14:ligatures w14:val="none"/>
        </w:rPr>
        <w:t>&lt;</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&gt;(</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w:t>
      </w:r>
    </w:p>
    <w:p w14:paraId="0CAB5AD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if</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color</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null</w:t>
      </w:r>
      <w:r w:rsidRPr="001F3B37">
        <w:rPr>
          <w:rFonts w:ascii="Consolas" w:eastAsia="Times New Roman" w:hAnsi="Consolas" w:cs="Times New Roman"/>
          <w:color w:val="CCCCCC"/>
          <w:kern w:val="0"/>
          <w:sz w:val="12"/>
          <w:szCs w:val="12"/>
          <w:lang w:val="en-US" w:eastAsia="es-CO"/>
          <w14:ligatures w14:val="none"/>
        </w:rPr>
        <w:t>)</w:t>
      </w:r>
    </w:p>
    <w:p w14:paraId="24C97B2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6086106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LogWarning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"Color Sprite not found for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w:t>
      </w:r>
    </w:p>
    <w:p w14:paraId="122F668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lastRenderedPageBreak/>
        <w:t>                            }</w:t>
      </w:r>
    </w:p>
    <w:p w14:paraId="3F7E1F17"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647B967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xml:space="preserve">                            // Load </w:t>
      </w:r>
      <w:proofErr w:type="spellStart"/>
      <w:r w:rsidRPr="001F3B37">
        <w:rPr>
          <w:rFonts w:ascii="Consolas" w:eastAsia="Times New Roman" w:hAnsi="Consolas" w:cs="Times New Roman"/>
          <w:color w:val="6A9955"/>
          <w:kern w:val="0"/>
          <w:sz w:val="12"/>
          <w:szCs w:val="12"/>
          <w:lang w:val="en-US" w:eastAsia="es-CO"/>
          <w14:ligatures w14:val="none"/>
        </w:rPr>
        <w:t>blanco_negro</w:t>
      </w:r>
      <w:proofErr w:type="spellEnd"/>
      <w:r w:rsidRPr="001F3B37">
        <w:rPr>
          <w:rFonts w:ascii="Consolas" w:eastAsia="Times New Roman" w:hAnsi="Consolas" w:cs="Times New Roman"/>
          <w:color w:val="6A9955"/>
          <w:kern w:val="0"/>
          <w:sz w:val="12"/>
          <w:szCs w:val="12"/>
          <w:lang w:val="en-US" w:eastAsia="es-CO"/>
          <w14:ligatures w14:val="none"/>
        </w:rPr>
        <w:t xml:space="preserve"> Sprite</w:t>
      </w:r>
    </w:p>
    <w:p w14:paraId="7448164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if</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nombre</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null</w:t>
      </w:r>
      <w:r w:rsidRPr="001F3B37">
        <w:rPr>
          <w:rFonts w:ascii="Consolas" w:eastAsia="Times New Roman" w:hAnsi="Consolas" w:cs="Times New Roman"/>
          <w:color w:val="CCCCCC"/>
          <w:kern w:val="0"/>
          <w:sz w:val="12"/>
          <w:szCs w:val="12"/>
          <w:lang w:val="en-US" w:eastAsia="es-CO"/>
          <w14:ligatures w14:val="none"/>
        </w:rPr>
        <w:t>)</w:t>
      </w:r>
    </w:p>
    <w:p w14:paraId="0C8C048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72967B64"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int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index</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nombre</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DCDCAA"/>
          <w:kern w:val="0"/>
          <w:sz w:val="12"/>
          <w:szCs w:val="12"/>
          <w:lang w:val="en-US" w:eastAsia="es-CO"/>
          <w14:ligatures w14:val="none"/>
        </w:rPr>
        <w:t>IndexOf</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 '</w:t>
      </w:r>
      <w:r w:rsidRPr="001F3B37">
        <w:rPr>
          <w:rFonts w:ascii="Consolas" w:eastAsia="Times New Roman" w:hAnsi="Consolas" w:cs="Times New Roman"/>
          <w:color w:val="CCCCCC"/>
          <w:kern w:val="0"/>
          <w:sz w:val="12"/>
          <w:szCs w:val="12"/>
          <w:lang w:val="en-US" w:eastAsia="es-CO"/>
          <w14:ligatures w14:val="none"/>
        </w:rPr>
        <w:t>);</w:t>
      </w:r>
    </w:p>
    <w:p w14:paraId="1208AF0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blanco_negro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nombre</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Length</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&gt;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B5CEA8"/>
          <w:kern w:val="0"/>
          <w:sz w:val="12"/>
          <w:szCs w:val="12"/>
          <w:lang w:val="en-US" w:eastAsia="es-CO"/>
          <w14:ligatures w14:val="none"/>
        </w:rPr>
        <w:t>0</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nombre</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DCDCAA"/>
          <w:kern w:val="0"/>
          <w:sz w:val="12"/>
          <w:szCs w:val="12"/>
          <w:lang w:val="en-US" w:eastAsia="es-CO"/>
          <w14:ligatures w14:val="none"/>
        </w:rPr>
        <w:t>Substring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index</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B5CEA8"/>
          <w:kern w:val="0"/>
          <w:sz w:val="12"/>
          <w:szCs w:val="12"/>
          <w:lang w:val="en-US" w:eastAsia="es-CO"/>
          <w14:ligatures w14:val="none"/>
        </w:rPr>
        <w:t>1</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w:t>
      </w:r>
    </w:p>
    <w:p w14:paraId="72306C2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blanco_negro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Resources</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Load</w:t>
      </w:r>
      <w:proofErr w:type="spellEnd"/>
      <w:r w:rsidRPr="001F3B37">
        <w:rPr>
          <w:rFonts w:ascii="Consolas" w:eastAsia="Times New Roman" w:hAnsi="Consolas" w:cs="Times New Roman"/>
          <w:color w:val="CCCCCC"/>
          <w:kern w:val="0"/>
          <w:sz w:val="12"/>
          <w:szCs w:val="12"/>
          <w:lang w:val="en-US" w:eastAsia="es-CO"/>
          <w14:ligatures w14:val="none"/>
        </w:rPr>
        <w:t>&lt;</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&gt;(</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blanco_negro</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DCDCAA"/>
          <w:kern w:val="0"/>
          <w:sz w:val="12"/>
          <w:szCs w:val="12"/>
          <w:lang w:val="en-US" w:eastAsia="es-CO"/>
          <w14:ligatures w14:val="none"/>
        </w:rPr>
        <w:t>Trim</w:t>
      </w:r>
      <w:proofErr w:type="spellEnd"/>
      <w:r w:rsidRPr="001F3B37">
        <w:rPr>
          <w:rFonts w:ascii="Consolas" w:eastAsia="Times New Roman" w:hAnsi="Consolas" w:cs="Times New Roman"/>
          <w:color w:val="CCCCCC"/>
          <w:kern w:val="0"/>
          <w:sz w:val="12"/>
          <w:szCs w:val="12"/>
          <w:lang w:val="en-US" w:eastAsia="es-CO"/>
          <w14:ligatures w14:val="none"/>
        </w:rPr>
        <w:t>());</w:t>
      </w:r>
    </w:p>
    <w:p w14:paraId="46B1D34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C586C0"/>
          <w:kern w:val="0"/>
          <w:sz w:val="12"/>
          <w:szCs w:val="12"/>
          <w:lang w:eastAsia="es-CO"/>
          <w14:ligatures w14:val="none"/>
        </w:rPr>
        <w:t>if</w:t>
      </w:r>
      <w:proofErr w:type="spellEnd"/>
      <w:r w:rsidRPr="001F3B37">
        <w:rPr>
          <w:rFonts w:ascii="Consolas" w:eastAsia="Times New Roman" w:hAnsi="Consolas" w:cs="Times New Roman"/>
          <w:color w:val="CCCCCC"/>
          <w:kern w:val="0"/>
          <w:sz w:val="12"/>
          <w:szCs w:val="12"/>
          <w:lang w:eastAsia="es-CO"/>
          <w14:ligatures w14:val="none"/>
        </w:rPr>
        <w:t xml:space="preserve"> (</w:t>
      </w:r>
      <w:proofErr w:type="spellStart"/>
      <w:r w:rsidRPr="001F3B37">
        <w:rPr>
          <w:rFonts w:ascii="Consolas" w:eastAsia="Times New Roman" w:hAnsi="Consolas" w:cs="Times New Roman"/>
          <w:color w:val="9CDCFE"/>
          <w:kern w:val="0"/>
          <w:sz w:val="12"/>
          <w:szCs w:val="12"/>
          <w:lang w:eastAsia="es-CO"/>
          <w14:ligatures w14:val="none"/>
        </w:rPr>
        <w:t>edificioData</w:t>
      </w:r>
      <w:r w:rsidRPr="001F3B37">
        <w:rPr>
          <w:rFonts w:ascii="Consolas" w:eastAsia="Times New Roman" w:hAnsi="Consolas" w:cs="Times New Roman"/>
          <w:color w:val="D4D4D4"/>
          <w:kern w:val="0"/>
          <w:sz w:val="12"/>
          <w:szCs w:val="12"/>
          <w:lang w:eastAsia="es-CO"/>
          <w14:ligatures w14:val="none"/>
        </w:rPr>
        <w:t>.</w:t>
      </w:r>
      <w:r w:rsidRPr="001F3B37">
        <w:rPr>
          <w:rFonts w:ascii="Consolas" w:eastAsia="Times New Roman" w:hAnsi="Consolas" w:cs="Times New Roman"/>
          <w:color w:val="9CDCFE"/>
          <w:kern w:val="0"/>
          <w:sz w:val="12"/>
          <w:szCs w:val="12"/>
          <w:lang w:eastAsia="es-CO"/>
          <w14:ligatures w14:val="none"/>
        </w:rPr>
        <w:t>blanco_negro</w:t>
      </w:r>
      <w:proofErr w:type="spellEnd"/>
      <w:r w:rsidRPr="001F3B37">
        <w:rPr>
          <w:rFonts w:ascii="Consolas" w:eastAsia="Times New Roman" w:hAnsi="Consolas" w:cs="Times New Roman"/>
          <w:color w:val="CCCCCC"/>
          <w:kern w:val="0"/>
          <w:sz w:val="12"/>
          <w:szCs w:val="12"/>
          <w:lang w:eastAsia="es-CO"/>
          <w14:ligatures w14:val="none"/>
        </w:rPr>
        <w:t xml:space="preserve"> </w:t>
      </w:r>
      <w:r w:rsidRPr="001F3B37">
        <w:rPr>
          <w:rFonts w:ascii="Consolas" w:eastAsia="Times New Roman" w:hAnsi="Consolas" w:cs="Times New Roman"/>
          <w:color w:val="D4D4D4"/>
          <w:kern w:val="0"/>
          <w:sz w:val="12"/>
          <w:szCs w:val="12"/>
          <w:lang w:eastAsia="es-CO"/>
          <w14:ligatures w14:val="none"/>
        </w:rPr>
        <w:t>==</w:t>
      </w:r>
      <w:r w:rsidRPr="001F3B37">
        <w:rPr>
          <w:rFonts w:ascii="Consolas" w:eastAsia="Times New Roman" w:hAnsi="Consolas" w:cs="Times New Roman"/>
          <w:color w:val="CCCCCC"/>
          <w:kern w:val="0"/>
          <w:sz w:val="12"/>
          <w:szCs w:val="12"/>
          <w:lang w:eastAsia="es-CO"/>
          <w14:ligatures w14:val="none"/>
        </w:rPr>
        <w:t xml:space="preserve"> </w:t>
      </w:r>
      <w:proofErr w:type="spellStart"/>
      <w:r w:rsidRPr="001F3B37">
        <w:rPr>
          <w:rFonts w:ascii="Consolas" w:eastAsia="Times New Roman" w:hAnsi="Consolas" w:cs="Times New Roman"/>
          <w:color w:val="569CD6"/>
          <w:kern w:val="0"/>
          <w:sz w:val="12"/>
          <w:szCs w:val="12"/>
          <w:lang w:eastAsia="es-CO"/>
          <w14:ligatures w14:val="none"/>
        </w:rPr>
        <w:t>null</w:t>
      </w:r>
      <w:proofErr w:type="spellEnd"/>
      <w:r w:rsidRPr="001F3B37">
        <w:rPr>
          <w:rFonts w:ascii="Consolas" w:eastAsia="Times New Roman" w:hAnsi="Consolas" w:cs="Times New Roman"/>
          <w:color w:val="CCCCCC"/>
          <w:kern w:val="0"/>
          <w:sz w:val="12"/>
          <w:szCs w:val="12"/>
          <w:lang w:eastAsia="es-CO"/>
          <w14:ligatures w14:val="none"/>
        </w:rPr>
        <w:t>)</w:t>
      </w:r>
    </w:p>
    <w:p w14:paraId="2F0262B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eastAsia="es-CO"/>
          <w14:ligatures w14:val="none"/>
        </w:rPr>
        <w:t xml:space="preserve">                                </w:t>
      </w:r>
      <w:r w:rsidRPr="001F3B37">
        <w:rPr>
          <w:rFonts w:ascii="Consolas" w:eastAsia="Times New Roman" w:hAnsi="Consolas" w:cs="Times New Roman"/>
          <w:color w:val="CCCCCC"/>
          <w:kern w:val="0"/>
          <w:sz w:val="12"/>
          <w:szCs w:val="12"/>
          <w:lang w:val="en-US" w:eastAsia="es-CO"/>
          <w14:ligatures w14:val="none"/>
        </w:rPr>
        <w:t>{</w:t>
      </w:r>
    </w:p>
    <w:p w14:paraId="0991FB3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LogWarning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w:t>
      </w:r>
      <w:proofErr w:type="spellStart"/>
      <w:r w:rsidRPr="001F3B37">
        <w:rPr>
          <w:rFonts w:ascii="Consolas" w:eastAsia="Times New Roman" w:hAnsi="Consolas" w:cs="Times New Roman"/>
          <w:color w:val="CE9178"/>
          <w:kern w:val="0"/>
          <w:sz w:val="12"/>
          <w:szCs w:val="12"/>
          <w:lang w:val="en-US" w:eastAsia="es-CO"/>
          <w14:ligatures w14:val="none"/>
        </w:rPr>
        <w:t>Blanco_negro</w:t>
      </w:r>
      <w:proofErr w:type="spellEnd"/>
      <w:r w:rsidRPr="001F3B37">
        <w:rPr>
          <w:rFonts w:ascii="Consolas" w:eastAsia="Times New Roman" w:hAnsi="Consolas" w:cs="Times New Roman"/>
          <w:color w:val="CE9178"/>
          <w:kern w:val="0"/>
          <w:sz w:val="12"/>
          <w:szCs w:val="12"/>
          <w:lang w:val="en-US" w:eastAsia="es-CO"/>
          <w14:ligatures w14:val="none"/>
        </w:rPr>
        <w:t xml:space="preserve"> Sprite not found for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blanco_negro</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DCDCAA"/>
          <w:kern w:val="0"/>
          <w:sz w:val="12"/>
          <w:szCs w:val="12"/>
          <w:lang w:val="en-US" w:eastAsia="es-CO"/>
          <w14:ligatures w14:val="none"/>
        </w:rPr>
        <w:t>Trim</w:t>
      </w:r>
      <w:proofErr w:type="spellEnd"/>
      <w:r w:rsidRPr="001F3B37">
        <w:rPr>
          <w:rFonts w:ascii="Consolas" w:eastAsia="Times New Roman" w:hAnsi="Consolas" w:cs="Times New Roman"/>
          <w:color w:val="CCCCCC"/>
          <w:kern w:val="0"/>
          <w:sz w:val="12"/>
          <w:szCs w:val="12"/>
          <w:lang w:val="en-US" w:eastAsia="es-CO"/>
          <w14:ligatures w14:val="none"/>
        </w:rPr>
        <w:t>());</w:t>
      </w:r>
    </w:p>
    <w:p w14:paraId="405F6D0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27E6B60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58E125F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else</w:t>
      </w:r>
    </w:p>
    <w:p w14:paraId="507B751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2B48AC5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LogWarning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w:t>
      </w:r>
      <w:proofErr w:type="spellStart"/>
      <w:r w:rsidRPr="001F3B37">
        <w:rPr>
          <w:rFonts w:ascii="Consolas" w:eastAsia="Times New Roman" w:hAnsi="Consolas" w:cs="Times New Roman"/>
          <w:color w:val="CE9178"/>
          <w:kern w:val="0"/>
          <w:sz w:val="12"/>
          <w:szCs w:val="12"/>
          <w:lang w:val="en-US" w:eastAsia="es-CO"/>
          <w14:ligatures w14:val="none"/>
        </w:rPr>
        <w:t>Nombre</w:t>
      </w:r>
      <w:proofErr w:type="spellEnd"/>
      <w:r w:rsidRPr="001F3B37">
        <w:rPr>
          <w:rFonts w:ascii="Consolas" w:eastAsia="Times New Roman" w:hAnsi="Consolas" w:cs="Times New Roman"/>
          <w:color w:val="CE9178"/>
          <w:kern w:val="0"/>
          <w:sz w:val="12"/>
          <w:szCs w:val="12"/>
          <w:lang w:val="en-US" w:eastAsia="es-CO"/>
          <w14:ligatures w14:val="none"/>
        </w:rPr>
        <w:t xml:space="preserve"> is null for </w:t>
      </w:r>
      <w:proofErr w:type="spellStart"/>
      <w:r w:rsidRPr="001F3B37">
        <w:rPr>
          <w:rFonts w:ascii="Consolas" w:eastAsia="Times New Roman" w:hAnsi="Consolas" w:cs="Times New Roman"/>
          <w:color w:val="CE9178"/>
          <w:kern w:val="0"/>
          <w:sz w:val="12"/>
          <w:szCs w:val="12"/>
          <w:lang w:val="en-US" w:eastAsia="es-CO"/>
          <w14:ligatures w14:val="none"/>
        </w:rPr>
        <w:t>edificio</w:t>
      </w:r>
      <w:proofErr w:type="spellEnd"/>
      <w:r w:rsidRPr="001F3B37">
        <w:rPr>
          <w:rFonts w:ascii="Consolas" w:eastAsia="Times New Roman" w:hAnsi="Consolas" w:cs="Times New Roman"/>
          <w:color w:val="CE9178"/>
          <w:kern w:val="0"/>
          <w:sz w:val="12"/>
          <w:szCs w:val="12"/>
          <w:lang w:val="en-US" w:eastAsia="es-CO"/>
          <w14:ligatures w14:val="none"/>
        </w:rPr>
        <w:t xml:space="preserve">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 xml:space="preserve">", skipping </w:t>
      </w:r>
      <w:proofErr w:type="spellStart"/>
      <w:r w:rsidRPr="001F3B37">
        <w:rPr>
          <w:rFonts w:ascii="Consolas" w:eastAsia="Times New Roman" w:hAnsi="Consolas" w:cs="Times New Roman"/>
          <w:color w:val="CE9178"/>
          <w:kern w:val="0"/>
          <w:sz w:val="12"/>
          <w:szCs w:val="12"/>
          <w:lang w:val="en-US" w:eastAsia="es-CO"/>
          <w14:ligatures w14:val="none"/>
        </w:rPr>
        <w:t>blanco_negro</w:t>
      </w:r>
      <w:proofErr w:type="spellEnd"/>
      <w:r w:rsidRPr="001F3B37">
        <w:rPr>
          <w:rFonts w:ascii="Consolas" w:eastAsia="Times New Roman" w:hAnsi="Consolas" w:cs="Times New Roman"/>
          <w:color w:val="CE9178"/>
          <w:kern w:val="0"/>
          <w:sz w:val="12"/>
          <w:szCs w:val="12"/>
          <w:lang w:val="en-US" w:eastAsia="es-CO"/>
          <w14:ligatures w14:val="none"/>
        </w:rPr>
        <w:t xml:space="preserve"> Sprite load."</w:t>
      </w:r>
      <w:r w:rsidRPr="001F3B37">
        <w:rPr>
          <w:rFonts w:ascii="Consolas" w:eastAsia="Times New Roman" w:hAnsi="Consolas" w:cs="Times New Roman"/>
          <w:color w:val="CCCCCC"/>
          <w:kern w:val="0"/>
          <w:sz w:val="12"/>
          <w:szCs w:val="12"/>
          <w:lang w:val="en-US" w:eastAsia="es-CO"/>
          <w14:ligatures w14:val="none"/>
        </w:rPr>
        <w:t>);</w:t>
      </w:r>
    </w:p>
    <w:p w14:paraId="1E0807B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351C6187"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1CD6496B"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xml:space="preserve">                            // Load </w:t>
      </w:r>
      <w:proofErr w:type="spellStart"/>
      <w:r w:rsidRPr="001F3B37">
        <w:rPr>
          <w:rFonts w:ascii="Consolas" w:eastAsia="Times New Roman" w:hAnsi="Consolas" w:cs="Times New Roman"/>
          <w:color w:val="6A9955"/>
          <w:kern w:val="0"/>
          <w:sz w:val="12"/>
          <w:szCs w:val="12"/>
          <w:lang w:val="en-US" w:eastAsia="es-CO"/>
          <w14:ligatures w14:val="none"/>
        </w:rPr>
        <w:t>coordenadas</w:t>
      </w:r>
      <w:proofErr w:type="spellEnd"/>
      <w:r w:rsidRPr="001F3B37">
        <w:rPr>
          <w:rFonts w:ascii="Consolas" w:eastAsia="Times New Roman" w:hAnsi="Consolas" w:cs="Times New Roman"/>
          <w:color w:val="6A9955"/>
          <w:kern w:val="0"/>
          <w:sz w:val="12"/>
          <w:szCs w:val="12"/>
          <w:lang w:val="en-US" w:eastAsia="es-CO"/>
          <w14:ligatures w14:val="none"/>
        </w:rPr>
        <w:t xml:space="preserve"> Sprite</w:t>
      </w:r>
    </w:p>
    <w:p w14:paraId="63CB4B6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string</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coordenadas</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Length</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&gt;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B5CEA8"/>
          <w:kern w:val="0"/>
          <w:sz w:val="12"/>
          <w:szCs w:val="12"/>
          <w:lang w:val="en-US" w:eastAsia="es-CO"/>
          <w14:ligatures w14:val="none"/>
        </w:rPr>
        <w:t>0</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DCDCAA"/>
          <w:kern w:val="0"/>
          <w:sz w:val="12"/>
          <w:szCs w:val="12"/>
          <w:lang w:val="en-US" w:eastAsia="es-CO"/>
          <w14:ligatures w14:val="none"/>
        </w:rPr>
        <w:t>Substring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B5CEA8"/>
          <w:kern w:val="0"/>
          <w:sz w:val="12"/>
          <w:szCs w:val="12"/>
          <w:lang w:val="en-US" w:eastAsia="es-CO"/>
          <w14:ligatures w14:val="none"/>
        </w:rPr>
        <w:t>0</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Length</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B5CEA8"/>
          <w:kern w:val="0"/>
          <w:sz w:val="12"/>
          <w:szCs w:val="12"/>
          <w:lang w:val="en-US" w:eastAsia="es-CO"/>
          <w14:ligatures w14:val="none"/>
        </w:rPr>
        <w:t>1</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w:t>
      </w:r>
    </w:p>
    <w:p w14:paraId="0917F3A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coordenadas</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Resources</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Load</w:t>
      </w:r>
      <w:proofErr w:type="spellEnd"/>
      <w:r w:rsidRPr="001F3B37">
        <w:rPr>
          <w:rFonts w:ascii="Consolas" w:eastAsia="Times New Roman" w:hAnsi="Consolas" w:cs="Times New Roman"/>
          <w:color w:val="CCCCCC"/>
          <w:kern w:val="0"/>
          <w:sz w:val="12"/>
          <w:szCs w:val="12"/>
          <w:lang w:val="en-US" w:eastAsia="es-CO"/>
          <w14:ligatures w14:val="none"/>
        </w:rPr>
        <w:t>&lt;</w:t>
      </w:r>
      <w:r w:rsidRPr="001F3B37">
        <w:rPr>
          <w:rFonts w:ascii="Consolas" w:eastAsia="Times New Roman" w:hAnsi="Consolas" w:cs="Times New Roman"/>
          <w:color w:val="9CDCFE"/>
          <w:kern w:val="0"/>
          <w:sz w:val="12"/>
          <w:szCs w:val="12"/>
          <w:lang w:val="en-US" w:eastAsia="es-CO"/>
          <w14:ligatures w14:val="none"/>
        </w:rPr>
        <w:t>Sprite</w:t>
      </w:r>
      <w:r w:rsidRPr="001F3B37">
        <w:rPr>
          <w:rFonts w:ascii="Consolas" w:eastAsia="Times New Roman" w:hAnsi="Consolas" w:cs="Times New Roman"/>
          <w:color w:val="CCCCCC"/>
          <w:kern w:val="0"/>
          <w:sz w:val="12"/>
          <w:szCs w:val="12"/>
          <w:lang w:val="en-US" w:eastAsia="es-CO"/>
          <w14:ligatures w14:val="none"/>
        </w:rPr>
        <w:t>&gt;(</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coordenadas</w:t>
      </w:r>
      <w:proofErr w:type="spellEnd"/>
      <w:r w:rsidRPr="001F3B37">
        <w:rPr>
          <w:rFonts w:ascii="Consolas" w:eastAsia="Times New Roman" w:hAnsi="Consolas" w:cs="Times New Roman"/>
          <w:color w:val="CCCCCC"/>
          <w:kern w:val="0"/>
          <w:sz w:val="12"/>
          <w:szCs w:val="12"/>
          <w:lang w:val="en-US" w:eastAsia="es-CO"/>
          <w14:ligatures w14:val="none"/>
        </w:rPr>
        <w:t>);</w:t>
      </w:r>
    </w:p>
    <w:p w14:paraId="76EBFE1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if</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edificioData</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coordenadas</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null</w:t>
      </w:r>
      <w:r w:rsidRPr="001F3B37">
        <w:rPr>
          <w:rFonts w:ascii="Consolas" w:eastAsia="Times New Roman" w:hAnsi="Consolas" w:cs="Times New Roman"/>
          <w:color w:val="CCCCCC"/>
          <w:kern w:val="0"/>
          <w:sz w:val="12"/>
          <w:szCs w:val="12"/>
          <w:lang w:val="en-US" w:eastAsia="es-CO"/>
          <w14:ligatures w14:val="none"/>
        </w:rPr>
        <w:t>)</w:t>
      </w:r>
    </w:p>
    <w:p w14:paraId="5680058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086032F5"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LogWarning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w:t>
      </w:r>
      <w:proofErr w:type="spellStart"/>
      <w:r w:rsidRPr="001F3B37">
        <w:rPr>
          <w:rFonts w:ascii="Consolas" w:eastAsia="Times New Roman" w:hAnsi="Consolas" w:cs="Times New Roman"/>
          <w:color w:val="CE9178"/>
          <w:kern w:val="0"/>
          <w:sz w:val="12"/>
          <w:szCs w:val="12"/>
          <w:lang w:val="en-US" w:eastAsia="es-CO"/>
          <w14:ligatures w14:val="none"/>
        </w:rPr>
        <w:t>Coordenadas</w:t>
      </w:r>
      <w:proofErr w:type="spellEnd"/>
      <w:r w:rsidRPr="001F3B37">
        <w:rPr>
          <w:rFonts w:ascii="Consolas" w:eastAsia="Times New Roman" w:hAnsi="Consolas" w:cs="Times New Roman"/>
          <w:color w:val="CE9178"/>
          <w:kern w:val="0"/>
          <w:sz w:val="12"/>
          <w:szCs w:val="12"/>
          <w:lang w:val="en-US" w:eastAsia="es-CO"/>
          <w14:ligatures w14:val="none"/>
        </w:rPr>
        <w:t xml:space="preserve"> Sprite not found for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folderModo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coordenadas</w:t>
      </w:r>
      <w:proofErr w:type="spellEnd"/>
      <w:r w:rsidRPr="001F3B37">
        <w:rPr>
          <w:rFonts w:ascii="Consolas" w:eastAsia="Times New Roman" w:hAnsi="Consolas" w:cs="Times New Roman"/>
          <w:color w:val="CCCCCC"/>
          <w:kern w:val="0"/>
          <w:sz w:val="12"/>
          <w:szCs w:val="12"/>
          <w:lang w:val="en-US" w:eastAsia="es-CO"/>
          <w14:ligatures w14:val="none"/>
        </w:rPr>
        <w:t>);</w:t>
      </w:r>
    </w:p>
    <w:p w14:paraId="6D8F959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386B226B"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011424E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catch</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Exception</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e</w:t>
      </w:r>
      <w:r w:rsidRPr="001F3B37">
        <w:rPr>
          <w:rFonts w:ascii="Consolas" w:eastAsia="Times New Roman" w:hAnsi="Consolas" w:cs="Times New Roman"/>
          <w:color w:val="CCCCCC"/>
          <w:kern w:val="0"/>
          <w:sz w:val="12"/>
          <w:szCs w:val="12"/>
          <w:lang w:val="en-US" w:eastAsia="es-CO"/>
          <w14:ligatures w14:val="none"/>
        </w:rPr>
        <w:t>)</w:t>
      </w:r>
    </w:p>
    <w:p w14:paraId="7CD7CCE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7DDD0C8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LogError</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 xml:space="preserve">"Error loading Sprites for </w:t>
      </w:r>
      <w:proofErr w:type="spellStart"/>
      <w:r w:rsidRPr="001F3B37">
        <w:rPr>
          <w:rFonts w:ascii="Consolas" w:eastAsia="Times New Roman" w:hAnsi="Consolas" w:cs="Times New Roman"/>
          <w:color w:val="CE9178"/>
          <w:kern w:val="0"/>
          <w:sz w:val="12"/>
          <w:szCs w:val="12"/>
          <w:lang w:val="en-US" w:eastAsia="es-CO"/>
          <w14:ligatures w14:val="none"/>
        </w:rPr>
        <w:t>edificio</w:t>
      </w:r>
      <w:proofErr w:type="spellEnd"/>
      <w:r w:rsidRPr="001F3B37">
        <w:rPr>
          <w:rFonts w:ascii="Consolas" w:eastAsia="Times New Roman" w:hAnsi="Consolas" w:cs="Times New Roman"/>
          <w:color w:val="CE9178"/>
          <w:kern w:val="0"/>
          <w:sz w:val="12"/>
          <w:szCs w:val="12"/>
          <w:lang w:val="en-US" w:eastAsia="es-CO"/>
          <w14:ligatures w14:val="none"/>
        </w:rPr>
        <w:t xml:space="preserve">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folderEdificio</w:t>
      </w:r>
      <w:proofErr w:type="spellEnd"/>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E9178"/>
          <w:kern w:val="0"/>
          <w:sz w:val="12"/>
          <w:szCs w:val="12"/>
          <w:lang w:val="en-US" w:eastAsia="es-CO"/>
          <w14:ligatures w14:val="none"/>
        </w:rPr>
        <w:t>":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Message</w:t>
      </w:r>
      <w:proofErr w:type="spellEnd"/>
      <w:r w:rsidRPr="001F3B37">
        <w:rPr>
          <w:rFonts w:ascii="Consolas" w:eastAsia="Times New Roman" w:hAnsi="Consolas" w:cs="Times New Roman"/>
          <w:color w:val="CCCCCC"/>
          <w:kern w:val="0"/>
          <w:sz w:val="12"/>
          <w:szCs w:val="12"/>
          <w:lang w:val="en-US" w:eastAsia="es-CO"/>
          <w14:ligatures w14:val="none"/>
        </w:rPr>
        <w:t>);</w:t>
      </w:r>
    </w:p>
    <w:p w14:paraId="2437064B"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6DF91DF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08FFB22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54631E3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798B3B2F"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6D6A690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catch</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Exception</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e</w:t>
      </w:r>
      <w:r w:rsidRPr="001F3B37">
        <w:rPr>
          <w:rFonts w:ascii="Consolas" w:eastAsia="Times New Roman" w:hAnsi="Consolas" w:cs="Times New Roman"/>
          <w:color w:val="CCCCCC"/>
          <w:kern w:val="0"/>
          <w:sz w:val="12"/>
          <w:szCs w:val="12"/>
          <w:lang w:val="en-US" w:eastAsia="es-CO"/>
          <w14:ligatures w14:val="none"/>
        </w:rPr>
        <w:t>)</w:t>
      </w:r>
    </w:p>
    <w:p w14:paraId="264CA549"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656DB6B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LogError</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"Error loading JSON from Resources: "</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e</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Message</w:t>
      </w:r>
      <w:proofErr w:type="spellEnd"/>
      <w:r w:rsidRPr="001F3B37">
        <w:rPr>
          <w:rFonts w:ascii="Consolas" w:eastAsia="Times New Roman" w:hAnsi="Consolas" w:cs="Times New Roman"/>
          <w:color w:val="CCCCCC"/>
          <w:kern w:val="0"/>
          <w:sz w:val="12"/>
          <w:szCs w:val="12"/>
          <w:lang w:val="en-US" w:eastAsia="es-CO"/>
          <w14:ligatures w14:val="none"/>
        </w:rPr>
        <w:t>);</w:t>
      </w:r>
    </w:p>
    <w:p w14:paraId="3D07521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data</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new</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&gt;();</w:t>
      </w:r>
    </w:p>
    <w:p w14:paraId="5CE5EEE3"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7C0A57D2"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33D81FE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C586C0"/>
          <w:kern w:val="0"/>
          <w:sz w:val="12"/>
          <w:szCs w:val="12"/>
          <w:lang w:val="en-US" w:eastAsia="es-CO"/>
          <w14:ligatures w14:val="none"/>
        </w:rPr>
        <w:t>else</w:t>
      </w:r>
    </w:p>
    <w:p w14:paraId="054DC50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138D6A87"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proofErr w:type="spellStart"/>
      <w:r w:rsidRPr="001F3B37">
        <w:rPr>
          <w:rFonts w:ascii="Consolas" w:eastAsia="Times New Roman" w:hAnsi="Consolas" w:cs="Times New Roman"/>
          <w:color w:val="9CDCFE"/>
          <w:kern w:val="0"/>
          <w:sz w:val="12"/>
          <w:szCs w:val="12"/>
          <w:lang w:val="en-US" w:eastAsia="es-CO"/>
          <w14:ligatures w14:val="none"/>
        </w:rPr>
        <w:t>Debug</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9CDCFE"/>
          <w:kern w:val="0"/>
          <w:sz w:val="12"/>
          <w:szCs w:val="12"/>
          <w:lang w:val="en-US" w:eastAsia="es-CO"/>
          <w14:ligatures w14:val="none"/>
        </w:rPr>
        <w:t>LogWarning</w:t>
      </w:r>
      <w:proofErr w:type="spellEnd"/>
      <w:r w:rsidRPr="001F3B37">
        <w:rPr>
          <w:rFonts w:ascii="Consolas" w:eastAsia="Times New Roman" w:hAnsi="Consolas" w:cs="Times New Roman"/>
          <w:color w:val="CCCCCC"/>
          <w:kern w:val="0"/>
          <w:sz w:val="12"/>
          <w:szCs w:val="12"/>
          <w:lang w:val="en-US" w:eastAsia="es-CO"/>
          <w14:ligatures w14:val="none"/>
        </w:rPr>
        <w:t>(</w:t>
      </w:r>
      <w:r w:rsidRPr="001F3B37">
        <w:rPr>
          <w:rFonts w:ascii="Consolas" w:eastAsia="Times New Roman" w:hAnsi="Consolas" w:cs="Times New Roman"/>
          <w:color w:val="CE9178"/>
          <w:kern w:val="0"/>
          <w:sz w:val="12"/>
          <w:szCs w:val="12"/>
          <w:lang w:val="en-US" w:eastAsia="es-CO"/>
          <w14:ligatures w14:val="none"/>
        </w:rPr>
        <w:t>"JSON file not found in Resources. Initializing with empty data."</w:t>
      </w:r>
      <w:r w:rsidRPr="001F3B37">
        <w:rPr>
          <w:rFonts w:ascii="Consolas" w:eastAsia="Times New Roman" w:hAnsi="Consolas" w:cs="Times New Roman"/>
          <w:color w:val="CCCCCC"/>
          <w:kern w:val="0"/>
          <w:sz w:val="12"/>
          <w:szCs w:val="12"/>
          <w:lang w:val="en-US" w:eastAsia="es-CO"/>
          <w14:ligatures w14:val="none"/>
        </w:rPr>
        <w:t>);</w:t>
      </w:r>
    </w:p>
    <w:p w14:paraId="333C789D"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9CDCFE"/>
          <w:kern w:val="0"/>
          <w:sz w:val="12"/>
          <w:szCs w:val="12"/>
          <w:lang w:val="en-US" w:eastAsia="es-CO"/>
          <w14:ligatures w14:val="none"/>
        </w:rPr>
        <w:t>data</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D4D4D4"/>
          <w:kern w:val="0"/>
          <w:sz w:val="12"/>
          <w:szCs w:val="12"/>
          <w:lang w:val="en-US" w:eastAsia="es-CO"/>
          <w14:ligatures w14:val="none"/>
        </w:rPr>
        <w:t>=</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new</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&gt;();</w:t>
      </w:r>
    </w:p>
    <w:p w14:paraId="31EBE206"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w:t>
      </w:r>
    </w:p>
    <w:p w14:paraId="414AC27E"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lastRenderedPageBreak/>
        <w:t>    }</w:t>
      </w:r>
    </w:p>
    <w:p w14:paraId="6C142C18"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p>
    <w:p w14:paraId="5CEC8A21"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6A9955"/>
          <w:kern w:val="0"/>
          <w:sz w:val="12"/>
          <w:szCs w:val="12"/>
          <w:lang w:val="en-US" w:eastAsia="es-CO"/>
          <w14:ligatures w14:val="none"/>
        </w:rPr>
        <w:t>    // Get data for access</w:t>
      </w:r>
    </w:p>
    <w:p w14:paraId="797C061A" w14:textId="77777777" w:rsidR="001F3B37" w:rsidRPr="001F3B37"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569CD6"/>
          <w:kern w:val="0"/>
          <w:sz w:val="12"/>
          <w:szCs w:val="12"/>
          <w:lang w:val="en-US" w:eastAsia="es-CO"/>
          <w14:ligatures w14:val="none"/>
        </w:rPr>
        <w:t>public</w:t>
      </w:r>
      <w:r w:rsidRPr="001F3B37">
        <w:rPr>
          <w:rFonts w:ascii="Consolas" w:eastAsia="Times New Roman" w:hAnsi="Consolas" w:cs="Times New Roman"/>
          <w:color w:val="CCCCCC"/>
          <w:kern w:val="0"/>
          <w:sz w:val="12"/>
          <w:szCs w:val="12"/>
          <w:lang w:val="en-US" w:eastAsia="es-CO"/>
          <w14:ligatures w14:val="none"/>
        </w:rPr>
        <w:t xml:space="preserve"> </w:t>
      </w:r>
      <w:r w:rsidRPr="001F3B37">
        <w:rPr>
          <w:rFonts w:ascii="Consolas" w:eastAsia="Times New Roman" w:hAnsi="Consolas" w:cs="Times New Roman"/>
          <w:color w:val="4EC9B0"/>
          <w:kern w:val="0"/>
          <w:sz w:val="12"/>
          <w:szCs w:val="12"/>
          <w:lang w:val="en-US" w:eastAsia="es-CO"/>
          <w14:ligatures w14:val="none"/>
        </w:rPr>
        <w:t>List</w:t>
      </w:r>
      <w:r w:rsidRPr="001F3B37">
        <w:rPr>
          <w:rFonts w:ascii="Consolas" w:eastAsia="Times New Roman" w:hAnsi="Consolas" w:cs="Times New Roman"/>
          <w:color w:val="CCCCCC"/>
          <w:kern w:val="0"/>
          <w:sz w:val="12"/>
          <w:szCs w:val="12"/>
          <w:lang w:val="en-US" w:eastAsia="es-CO"/>
          <w14:ligatures w14:val="none"/>
        </w:rPr>
        <w:t>&lt;</w:t>
      </w:r>
      <w:proofErr w:type="spellStart"/>
      <w:r w:rsidRPr="001F3B37">
        <w:rPr>
          <w:rFonts w:ascii="Consolas" w:eastAsia="Times New Roman" w:hAnsi="Consolas" w:cs="Times New Roman"/>
          <w:color w:val="4EC9B0"/>
          <w:kern w:val="0"/>
          <w:sz w:val="12"/>
          <w:szCs w:val="12"/>
          <w:lang w:val="en-US" w:eastAsia="es-CO"/>
          <w14:ligatures w14:val="none"/>
        </w:rPr>
        <w:t>ModoData</w:t>
      </w:r>
      <w:proofErr w:type="spellEnd"/>
      <w:r w:rsidRPr="001F3B37">
        <w:rPr>
          <w:rFonts w:ascii="Consolas" w:eastAsia="Times New Roman" w:hAnsi="Consolas" w:cs="Times New Roman"/>
          <w:color w:val="CCCCCC"/>
          <w:kern w:val="0"/>
          <w:sz w:val="12"/>
          <w:szCs w:val="12"/>
          <w:lang w:val="en-US" w:eastAsia="es-CO"/>
          <w14:ligatures w14:val="none"/>
        </w:rPr>
        <w:t xml:space="preserve">&gt; </w:t>
      </w:r>
      <w:proofErr w:type="spellStart"/>
      <w:r w:rsidRPr="001F3B37">
        <w:rPr>
          <w:rFonts w:ascii="Consolas" w:eastAsia="Times New Roman" w:hAnsi="Consolas" w:cs="Times New Roman"/>
          <w:color w:val="DCDCAA"/>
          <w:kern w:val="0"/>
          <w:sz w:val="12"/>
          <w:szCs w:val="12"/>
          <w:lang w:val="en-US" w:eastAsia="es-CO"/>
          <w14:ligatures w14:val="none"/>
        </w:rPr>
        <w:t>GetData</w:t>
      </w:r>
      <w:proofErr w:type="spellEnd"/>
      <w:r w:rsidRPr="001F3B37">
        <w:rPr>
          <w:rFonts w:ascii="Consolas" w:eastAsia="Times New Roman" w:hAnsi="Consolas" w:cs="Times New Roman"/>
          <w:color w:val="CCCCCC"/>
          <w:kern w:val="0"/>
          <w:sz w:val="12"/>
          <w:szCs w:val="12"/>
          <w:lang w:val="en-US" w:eastAsia="es-CO"/>
          <w14:ligatures w14:val="none"/>
        </w:rPr>
        <w:t>()</w:t>
      </w:r>
    </w:p>
    <w:p w14:paraId="260305CA" w14:textId="77777777" w:rsidR="001F3B37" w:rsidRPr="00F111FC"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1F3B37">
        <w:rPr>
          <w:rFonts w:ascii="Consolas" w:eastAsia="Times New Roman" w:hAnsi="Consolas" w:cs="Times New Roman"/>
          <w:color w:val="CCCCCC"/>
          <w:kern w:val="0"/>
          <w:sz w:val="12"/>
          <w:szCs w:val="12"/>
          <w:lang w:val="en-US" w:eastAsia="es-CO"/>
          <w14:ligatures w14:val="none"/>
        </w:rPr>
        <w:t xml:space="preserve">    </w:t>
      </w:r>
      <w:r w:rsidRPr="00F111FC">
        <w:rPr>
          <w:rFonts w:ascii="Consolas" w:eastAsia="Times New Roman" w:hAnsi="Consolas" w:cs="Times New Roman"/>
          <w:color w:val="CCCCCC"/>
          <w:kern w:val="0"/>
          <w:sz w:val="12"/>
          <w:szCs w:val="12"/>
          <w:lang w:val="en-US" w:eastAsia="es-CO"/>
          <w14:ligatures w14:val="none"/>
        </w:rPr>
        <w:t>{</w:t>
      </w:r>
    </w:p>
    <w:p w14:paraId="5D01D10D" w14:textId="77777777" w:rsidR="001F3B37" w:rsidRPr="00F111FC"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F111FC">
        <w:rPr>
          <w:rFonts w:ascii="Consolas" w:eastAsia="Times New Roman" w:hAnsi="Consolas" w:cs="Times New Roman"/>
          <w:color w:val="CCCCCC"/>
          <w:kern w:val="0"/>
          <w:sz w:val="12"/>
          <w:szCs w:val="12"/>
          <w:lang w:val="en-US" w:eastAsia="es-CO"/>
          <w14:ligatures w14:val="none"/>
        </w:rPr>
        <w:t xml:space="preserve">        </w:t>
      </w:r>
      <w:r w:rsidRPr="00F111FC">
        <w:rPr>
          <w:rFonts w:ascii="Consolas" w:eastAsia="Times New Roman" w:hAnsi="Consolas" w:cs="Times New Roman"/>
          <w:color w:val="C586C0"/>
          <w:kern w:val="0"/>
          <w:sz w:val="12"/>
          <w:szCs w:val="12"/>
          <w:lang w:val="en-US" w:eastAsia="es-CO"/>
          <w14:ligatures w14:val="none"/>
        </w:rPr>
        <w:t>return</w:t>
      </w:r>
      <w:r w:rsidRPr="00F111FC">
        <w:rPr>
          <w:rFonts w:ascii="Consolas" w:eastAsia="Times New Roman" w:hAnsi="Consolas" w:cs="Times New Roman"/>
          <w:color w:val="CCCCCC"/>
          <w:kern w:val="0"/>
          <w:sz w:val="12"/>
          <w:szCs w:val="12"/>
          <w:lang w:val="en-US" w:eastAsia="es-CO"/>
          <w14:ligatures w14:val="none"/>
        </w:rPr>
        <w:t xml:space="preserve"> </w:t>
      </w:r>
      <w:r w:rsidRPr="00F111FC">
        <w:rPr>
          <w:rFonts w:ascii="Consolas" w:eastAsia="Times New Roman" w:hAnsi="Consolas" w:cs="Times New Roman"/>
          <w:color w:val="9CDCFE"/>
          <w:kern w:val="0"/>
          <w:sz w:val="12"/>
          <w:szCs w:val="12"/>
          <w:lang w:val="en-US" w:eastAsia="es-CO"/>
          <w14:ligatures w14:val="none"/>
        </w:rPr>
        <w:t>data</w:t>
      </w:r>
      <w:r w:rsidRPr="00F111FC">
        <w:rPr>
          <w:rFonts w:ascii="Consolas" w:eastAsia="Times New Roman" w:hAnsi="Consolas" w:cs="Times New Roman"/>
          <w:color w:val="CCCCCC"/>
          <w:kern w:val="0"/>
          <w:sz w:val="12"/>
          <w:szCs w:val="12"/>
          <w:lang w:val="en-US" w:eastAsia="es-CO"/>
          <w14:ligatures w14:val="none"/>
        </w:rPr>
        <w:t>;</w:t>
      </w:r>
    </w:p>
    <w:p w14:paraId="29BDC22E" w14:textId="77777777" w:rsidR="001F3B37" w:rsidRPr="00F111FC"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F111FC">
        <w:rPr>
          <w:rFonts w:ascii="Consolas" w:eastAsia="Times New Roman" w:hAnsi="Consolas" w:cs="Times New Roman"/>
          <w:color w:val="CCCCCC"/>
          <w:kern w:val="0"/>
          <w:sz w:val="12"/>
          <w:szCs w:val="12"/>
          <w:lang w:val="en-US" w:eastAsia="es-CO"/>
          <w14:ligatures w14:val="none"/>
        </w:rPr>
        <w:t>    }</w:t>
      </w:r>
    </w:p>
    <w:p w14:paraId="6FCF2C1C" w14:textId="77777777" w:rsidR="001F3B37" w:rsidRPr="00F111FC" w:rsidRDefault="001F3B37" w:rsidP="001F3B37">
      <w:pPr>
        <w:shd w:val="clear" w:color="auto" w:fill="1F1F1F"/>
        <w:spacing w:after="0" w:line="285" w:lineRule="atLeast"/>
        <w:ind w:left="-993" w:right="-943"/>
        <w:rPr>
          <w:rFonts w:ascii="Consolas" w:eastAsia="Times New Roman" w:hAnsi="Consolas" w:cs="Times New Roman"/>
          <w:color w:val="CCCCCC"/>
          <w:kern w:val="0"/>
          <w:sz w:val="12"/>
          <w:szCs w:val="12"/>
          <w:lang w:val="en-US" w:eastAsia="es-CO"/>
          <w14:ligatures w14:val="none"/>
        </w:rPr>
      </w:pPr>
      <w:r w:rsidRPr="00F111FC">
        <w:rPr>
          <w:rFonts w:ascii="Consolas" w:eastAsia="Times New Roman" w:hAnsi="Consolas" w:cs="Times New Roman"/>
          <w:color w:val="CCCCCC"/>
          <w:kern w:val="0"/>
          <w:sz w:val="12"/>
          <w:szCs w:val="12"/>
          <w:lang w:val="en-US" w:eastAsia="es-CO"/>
          <w14:ligatures w14:val="none"/>
        </w:rPr>
        <w:t>}</w:t>
      </w:r>
    </w:p>
    <w:p w14:paraId="3FEE2A9A" w14:textId="0FB5F0BD" w:rsidR="00E84147" w:rsidRDefault="00E84147" w:rsidP="00E84147">
      <w:pPr>
        <w:jc w:val="center"/>
        <w:rPr>
          <w:ins w:id="18" w:author="Elizabeth Carolina" w:date="2026-02-02T21:23:00Z"/>
          <w:lang w:val="en-US"/>
        </w:rPr>
      </w:pPr>
      <w:bookmarkStart w:id="19" w:name="Figura_4"/>
      <w:proofErr w:type="spellStart"/>
      <w:r w:rsidRPr="00D93EA6">
        <w:rPr>
          <w:lang w:val="en-US"/>
        </w:rPr>
        <w:t>Figura</w:t>
      </w:r>
      <w:proofErr w:type="spellEnd"/>
      <w:r w:rsidRPr="00D93EA6">
        <w:rPr>
          <w:lang w:val="en-US"/>
        </w:rPr>
        <w:t xml:space="preserve"> </w:t>
      </w:r>
      <w:r w:rsidR="001F3B37">
        <w:rPr>
          <w:lang w:val="en-US"/>
        </w:rPr>
        <w:t>4</w:t>
      </w:r>
      <w:r w:rsidRPr="00D93EA6">
        <w:rPr>
          <w:lang w:val="en-US"/>
        </w:rPr>
        <w:t xml:space="preserve">: </w:t>
      </w:r>
      <w:proofErr w:type="spellStart"/>
      <w:ins w:id="20" w:author="Elizabeth Carolina" w:date="2026-02-02T21:23:00Z">
        <w:r w:rsidR="00EC3717" w:rsidRPr="00EC3717">
          <w:rPr>
            <w:lang w:val="en-US"/>
          </w:rPr>
          <w:t>EdificiosDataModel</w:t>
        </w:r>
        <w:r w:rsidR="00EC3717">
          <w:rPr>
            <w:lang w:val="en-US"/>
          </w:rPr>
          <w:t>.cs</w:t>
        </w:r>
      </w:ins>
      <w:proofErr w:type="spellEnd"/>
      <w:del w:id="21" w:author="Elizabeth Carolina" w:date="2026-02-02T21:23:00Z">
        <w:r w:rsidR="009A2266" w:rsidRPr="00D93EA6" w:rsidDel="00EC3717">
          <w:rPr>
            <w:lang w:val="en-US"/>
          </w:rPr>
          <w:delText>Colecciones MongoDB</w:delText>
        </w:r>
      </w:del>
      <w:r w:rsidR="0006496B" w:rsidRPr="00D93EA6">
        <w:rPr>
          <w:lang w:val="en-US"/>
        </w:rPr>
        <w:t>.</w:t>
      </w:r>
    </w:p>
    <w:p w14:paraId="51E13828" w14:textId="77777777" w:rsidR="008A2B23" w:rsidRPr="00D93EA6" w:rsidRDefault="008A2B23" w:rsidP="00E84147">
      <w:pPr>
        <w:jc w:val="center"/>
        <w:rPr>
          <w:lang w:val="en-US"/>
        </w:rPr>
      </w:pPr>
    </w:p>
    <w:p w14:paraId="52E0C6FB" w14:textId="54B23F96" w:rsidR="00F00879" w:rsidRDefault="00C24154" w:rsidP="007F2E5E">
      <w:pPr>
        <w:pStyle w:val="Ttulo2"/>
        <w:numPr>
          <w:ilvl w:val="0"/>
          <w:numId w:val="35"/>
        </w:numPr>
      </w:pPr>
      <w:bookmarkStart w:id="22" w:name="_Toc220960453"/>
      <w:bookmarkEnd w:id="19"/>
      <w:r>
        <w:t>Clonación de proyectos con Git y GitHub</w:t>
      </w:r>
      <w:bookmarkEnd w:id="22"/>
    </w:p>
    <w:p w14:paraId="553E4F9B" w14:textId="5280DFA6" w:rsidR="000235DD" w:rsidRDefault="000235DD" w:rsidP="000235DD">
      <w:pPr>
        <w:spacing w:after="0"/>
      </w:pPr>
    </w:p>
    <w:p w14:paraId="3510C430" w14:textId="56D67000" w:rsidR="000235DD" w:rsidRDefault="006E555D" w:rsidP="006E555D">
      <w:pPr>
        <w:jc w:val="both"/>
      </w:pPr>
      <w:r>
        <w:t>La clonación con las herramientas Git y GitHub se utiliza principalmente para obtener una copia de un proyecto remoto y ubicarla en un repositorio local. Con el fin realizar un desarrollo colaborativo al poder trabajar en el proyecto desde diferentes equipos</w:t>
      </w:r>
      <w:r w:rsidR="00D85FF0">
        <w:t xml:space="preserve">, y así, crear diferentes versiones del proyecto hasta unir todos los cambios y </w:t>
      </w:r>
      <w:r w:rsidR="001C2783">
        <w:t>obtener</w:t>
      </w:r>
      <w:r w:rsidR="00D85FF0">
        <w:t xml:space="preserve"> la versión final.</w:t>
      </w:r>
    </w:p>
    <w:p w14:paraId="7B9390BB" w14:textId="6207BF7F" w:rsidR="00FD0DF8" w:rsidRDefault="00F670AB" w:rsidP="00F670AB">
      <w:pPr>
        <w:jc w:val="both"/>
      </w:pPr>
      <w:r>
        <w:t>Se requiere tener instalado Git y la URL del repositorio en Git. Abre tu navegador y visita la página del repositorio en GitHub que deseas clonar. Haz clic en el botón "</w:t>
      </w:r>
      <w:proofErr w:type="spellStart"/>
      <w:r>
        <w:t>Code</w:t>
      </w:r>
      <w:proofErr w:type="spellEnd"/>
      <w:r>
        <w:t xml:space="preserve">" (o "Código") que se encuentra en la parte superior derecha del repositorio. Selecciona la opción "HTTPS" y copia la URL que se muestra. Debería tener un formato similar a: </w:t>
      </w:r>
      <w:hyperlink r:id="rId16" w:history="1">
        <w:r w:rsidRPr="002A409D">
          <w:rPr>
            <w:rStyle w:val="Hipervnculo"/>
          </w:rPr>
          <w:t>https://github.com/usuario/nombre-repositorio.git</w:t>
        </w:r>
      </w:hyperlink>
      <w:r>
        <w:t>.</w:t>
      </w:r>
    </w:p>
    <w:p w14:paraId="5E4A560F" w14:textId="404E7C3F" w:rsidR="00657E13" w:rsidRDefault="00657E13" w:rsidP="00657E13">
      <w:pPr>
        <w:jc w:val="both"/>
      </w:pPr>
      <w:r>
        <w:t>Abre una terminal o línea de comandos en tu sistema y navega al Directorio de Destino utilizando el comando cd para navegar al directorio en el que deseas clonar el repositorio. Por ejemplo, si deseas clonar el repositorio en tu directorio de inicio: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828"/>
      </w:tblGrid>
      <w:tr w:rsidR="00657E13" w14:paraId="3A691AF2" w14:textId="77777777" w:rsidTr="00FB6BB9">
        <w:tc>
          <w:tcPr>
            <w:tcW w:w="8828" w:type="dxa"/>
            <w:shd w:val="clear" w:color="auto" w:fill="F2F2F2" w:themeFill="background1" w:themeFillShade="F2"/>
          </w:tcPr>
          <w:p w14:paraId="59F25478" w14:textId="77777777" w:rsidR="00657E13" w:rsidRPr="007C20ED" w:rsidRDefault="00657E13" w:rsidP="00FB6BB9">
            <w:pPr>
              <w:tabs>
                <w:tab w:val="left" w:pos="2655"/>
              </w:tabs>
              <w:jc w:val="both"/>
              <w:rPr>
                <w:b/>
                <w:sz w:val="10"/>
                <w:szCs w:val="10"/>
              </w:rPr>
            </w:pPr>
          </w:p>
          <w:p w14:paraId="409F5610" w14:textId="55EBEA26" w:rsidR="00657E13" w:rsidRDefault="00657E13" w:rsidP="00FB6BB9">
            <w:pPr>
              <w:tabs>
                <w:tab w:val="left" w:pos="2655"/>
              </w:tabs>
              <w:jc w:val="both"/>
              <w:rPr>
                <w:b/>
              </w:rPr>
            </w:pPr>
            <w:r>
              <w:rPr>
                <w:b/>
              </w:rPr>
              <w:t xml:space="preserve">$ </w:t>
            </w:r>
            <w:r w:rsidRPr="00657E13">
              <w:rPr>
                <w:b/>
              </w:rPr>
              <w:t>cd ~</w:t>
            </w:r>
          </w:p>
          <w:p w14:paraId="3BB56ED1" w14:textId="77777777" w:rsidR="00657E13" w:rsidRPr="007C20ED" w:rsidRDefault="00657E13" w:rsidP="00FB6BB9">
            <w:pPr>
              <w:tabs>
                <w:tab w:val="left" w:pos="2655"/>
              </w:tabs>
              <w:jc w:val="both"/>
              <w:rPr>
                <w:sz w:val="10"/>
                <w:szCs w:val="10"/>
              </w:rPr>
            </w:pPr>
          </w:p>
        </w:tc>
      </w:tr>
    </w:tbl>
    <w:p w14:paraId="190B686B" w14:textId="6AC91339" w:rsidR="00F670AB" w:rsidRDefault="008555F6" w:rsidP="00657E13">
      <w:pPr>
        <w:spacing w:before="240"/>
        <w:jc w:val="both"/>
      </w:pPr>
      <w:r w:rsidRPr="008555F6">
        <w:t>En la terminal, utiliza el siguiente comando para clonar el repositorio: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828"/>
      </w:tblGrid>
      <w:tr w:rsidR="008555F6" w14:paraId="1473E63C" w14:textId="77777777" w:rsidTr="00FB6BB9">
        <w:tc>
          <w:tcPr>
            <w:tcW w:w="8828" w:type="dxa"/>
            <w:shd w:val="clear" w:color="auto" w:fill="F2F2F2" w:themeFill="background1" w:themeFillShade="F2"/>
          </w:tcPr>
          <w:p w14:paraId="19636C0E" w14:textId="77777777" w:rsidR="008555F6" w:rsidRPr="007C20ED" w:rsidRDefault="008555F6" w:rsidP="00FB6BB9">
            <w:pPr>
              <w:tabs>
                <w:tab w:val="left" w:pos="2655"/>
              </w:tabs>
              <w:jc w:val="both"/>
              <w:rPr>
                <w:b/>
                <w:sz w:val="10"/>
                <w:szCs w:val="10"/>
              </w:rPr>
            </w:pPr>
          </w:p>
          <w:p w14:paraId="163506FE" w14:textId="262CD66C" w:rsidR="008555F6" w:rsidRDefault="008555F6" w:rsidP="00FB6BB9">
            <w:pPr>
              <w:tabs>
                <w:tab w:val="left" w:pos="2655"/>
              </w:tabs>
              <w:jc w:val="both"/>
              <w:rPr>
                <w:b/>
              </w:rPr>
            </w:pPr>
            <w:r>
              <w:rPr>
                <w:b/>
              </w:rPr>
              <w:t xml:space="preserve">$ </w:t>
            </w:r>
            <w:proofErr w:type="spellStart"/>
            <w:r w:rsidRPr="008555F6">
              <w:rPr>
                <w:b/>
              </w:rPr>
              <w:t>git</w:t>
            </w:r>
            <w:proofErr w:type="spellEnd"/>
            <w:r w:rsidRPr="008555F6">
              <w:rPr>
                <w:b/>
              </w:rPr>
              <w:t xml:space="preserve"> clone URL_DEL_REPOSITORIO</w:t>
            </w:r>
          </w:p>
          <w:p w14:paraId="0B59F0B4" w14:textId="77777777" w:rsidR="008555F6" w:rsidRPr="007C20ED" w:rsidRDefault="008555F6" w:rsidP="00FB6BB9">
            <w:pPr>
              <w:tabs>
                <w:tab w:val="left" w:pos="2655"/>
              </w:tabs>
              <w:jc w:val="both"/>
              <w:rPr>
                <w:sz w:val="10"/>
                <w:szCs w:val="10"/>
              </w:rPr>
            </w:pPr>
          </w:p>
        </w:tc>
      </w:tr>
    </w:tbl>
    <w:p w14:paraId="3EF35DD4" w14:textId="55FA37F1" w:rsidR="008555F6" w:rsidRDefault="00BE5B30" w:rsidP="00657E13">
      <w:pPr>
        <w:spacing w:before="240"/>
        <w:jc w:val="both"/>
      </w:pPr>
      <w:r w:rsidRPr="00BE5B30">
        <w:t xml:space="preserve">Reemplaza </w:t>
      </w:r>
      <w:r w:rsidRPr="008B5501">
        <w:rPr>
          <w:i/>
        </w:rPr>
        <w:t>URL_DEL_REPOSITORIO</w:t>
      </w:r>
      <w:r w:rsidRPr="00BE5B30">
        <w:t xml:space="preserve"> con la URL que copiaste</w:t>
      </w:r>
      <w:r>
        <w:t xml:space="preserve"> al inicio.</w:t>
      </w:r>
      <w:r w:rsidR="008B5501" w:rsidRPr="008B5501">
        <w:t xml:space="preserve"> Presiona </w:t>
      </w:r>
      <w:proofErr w:type="spellStart"/>
      <w:r w:rsidR="008B5501" w:rsidRPr="008B5501">
        <w:t>Enter</w:t>
      </w:r>
      <w:proofErr w:type="spellEnd"/>
      <w:r w:rsidR="008B5501" w:rsidRPr="008B5501">
        <w:t xml:space="preserve"> para ejecutar el comando. Git descargará todos los archivos y el historial del repositorio en el directorio seleccionado.</w:t>
      </w:r>
    </w:p>
    <w:p w14:paraId="7B40F4EF" w14:textId="1F60CEFF" w:rsidR="008B5501" w:rsidRDefault="008B5501" w:rsidP="00657E13">
      <w:pPr>
        <w:spacing w:before="240"/>
        <w:jc w:val="both"/>
      </w:pPr>
      <w:r w:rsidRPr="008B5501">
        <w:t>Una vez completada la clonación, utiliza el comando cd para ingresar al directorio del repositorio clonado: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828"/>
      </w:tblGrid>
      <w:tr w:rsidR="008B5501" w14:paraId="732A1B21" w14:textId="77777777" w:rsidTr="00FB6BB9">
        <w:tc>
          <w:tcPr>
            <w:tcW w:w="8828" w:type="dxa"/>
            <w:shd w:val="clear" w:color="auto" w:fill="F2F2F2" w:themeFill="background1" w:themeFillShade="F2"/>
          </w:tcPr>
          <w:p w14:paraId="144911C2" w14:textId="77777777" w:rsidR="008B5501" w:rsidRPr="007C20ED" w:rsidRDefault="008B5501" w:rsidP="00FB6BB9">
            <w:pPr>
              <w:tabs>
                <w:tab w:val="left" w:pos="2655"/>
              </w:tabs>
              <w:jc w:val="both"/>
              <w:rPr>
                <w:b/>
                <w:sz w:val="10"/>
                <w:szCs w:val="10"/>
              </w:rPr>
            </w:pPr>
          </w:p>
          <w:p w14:paraId="523B0190" w14:textId="4F8C8D74" w:rsidR="008B5501" w:rsidRDefault="008B5501" w:rsidP="00FB6BB9">
            <w:pPr>
              <w:tabs>
                <w:tab w:val="left" w:pos="2655"/>
              </w:tabs>
              <w:jc w:val="both"/>
              <w:rPr>
                <w:b/>
              </w:rPr>
            </w:pPr>
            <w:r>
              <w:rPr>
                <w:b/>
              </w:rPr>
              <w:t xml:space="preserve">$ </w:t>
            </w:r>
            <w:r w:rsidRPr="008B5501">
              <w:rPr>
                <w:b/>
              </w:rPr>
              <w:t>cd nombre-repositorio</w:t>
            </w:r>
          </w:p>
          <w:p w14:paraId="3CB7D318" w14:textId="77777777" w:rsidR="008B5501" w:rsidRPr="007C20ED" w:rsidRDefault="008B5501" w:rsidP="00FB6BB9">
            <w:pPr>
              <w:tabs>
                <w:tab w:val="left" w:pos="2655"/>
              </w:tabs>
              <w:jc w:val="both"/>
              <w:rPr>
                <w:sz w:val="10"/>
                <w:szCs w:val="10"/>
              </w:rPr>
            </w:pPr>
          </w:p>
        </w:tc>
      </w:tr>
    </w:tbl>
    <w:p w14:paraId="102688E5" w14:textId="5155AF2E" w:rsidR="00C27269" w:rsidRDefault="008B5501" w:rsidP="00657E13">
      <w:pPr>
        <w:spacing w:before="240"/>
        <w:jc w:val="both"/>
      </w:pPr>
      <w:r w:rsidRPr="00BE5B30">
        <w:t>Reemplaza</w:t>
      </w:r>
      <w:r w:rsidRPr="008B5501">
        <w:t xml:space="preserve"> </w:t>
      </w:r>
      <w:r w:rsidRPr="008B5501">
        <w:rPr>
          <w:i/>
        </w:rPr>
        <w:t>nombre-repositorio</w:t>
      </w:r>
      <w:r w:rsidRPr="008B5501">
        <w:t xml:space="preserve"> con el nombre del repositorio clonado</w:t>
      </w:r>
    </w:p>
    <w:p w14:paraId="6B480C18" w14:textId="02DA34D0" w:rsidR="00B24FCC" w:rsidRDefault="00B24FCC" w:rsidP="00B24FCC">
      <w:pPr>
        <w:pStyle w:val="Ttulo1"/>
        <w:jc w:val="center"/>
      </w:pPr>
      <w:bookmarkStart w:id="23" w:name="_Toc220960454"/>
      <w:r>
        <w:lastRenderedPageBreak/>
        <w:t>Anexos</w:t>
      </w:r>
      <w:bookmarkEnd w:id="23"/>
    </w:p>
    <w:p w14:paraId="5BB1B96A" w14:textId="1812A2E7" w:rsidR="00B24FCC" w:rsidRDefault="008A2B23" w:rsidP="00B24FCC">
      <w:pPr>
        <w:pStyle w:val="Ttulo2"/>
        <w:rPr>
          <w:ins w:id="24" w:author="Elizabeth Carolina" w:date="2026-02-02T21:33:00Z"/>
        </w:rPr>
      </w:pPr>
      <w:bookmarkStart w:id="25" w:name="_Documento_de_Python"/>
      <w:bookmarkStart w:id="26" w:name="_Toc220960455"/>
      <w:bookmarkEnd w:id="25"/>
      <w:r>
        <w:t xml:space="preserve">Excel </w:t>
      </w:r>
      <w:r w:rsidRPr="008A2B23">
        <w:t>Textos edificios enumerados</w:t>
      </w:r>
      <w:bookmarkEnd w:id="26"/>
    </w:p>
    <w:p w14:paraId="1E0033CA" w14:textId="77777777" w:rsidR="007343F5" w:rsidRPr="007343F5" w:rsidRDefault="007343F5" w:rsidP="00786FA4"/>
    <w:tbl>
      <w:tblPr>
        <w:tblStyle w:val="Tablaconcuadrcula"/>
        <w:tblW w:w="9064" w:type="dxa"/>
        <w:tblLook w:val="04A0" w:firstRow="1" w:lastRow="0" w:firstColumn="1" w:lastColumn="0" w:noHBand="0" w:noVBand="1"/>
      </w:tblPr>
      <w:tblGrid>
        <w:gridCol w:w="1136"/>
        <w:gridCol w:w="7230"/>
        <w:gridCol w:w="705"/>
      </w:tblGrid>
      <w:tr w:rsidR="00F111FC" w:rsidRPr="007343F5" w14:paraId="7C0BB977" w14:textId="77777777" w:rsidTr="00786FA4">
        <w:trPr>
          <w:trHeight w:val="276"/>
        </w:trPr>
        <w:tc>
          <w:tcPr>
            <w:tcW w:w="1129" w:type="dxa"/>
            <w:noWrap/>
            <w:hideMark/>
          </w:tcPr>
          <w:p w14:paraId="5FA32ACD" w14:textId="77777777" w:rsidR="00F111FC" w:rsidRPr="007343F5" w:rsidRDefault="00F111FC">
            <w:pPr>
              <w:rPr>
                <w:b/>
                <w:bCs/>
                <w:sz w:val="16"/>
                <w:szCs w:val="16"/>
              </w:rPr>
            </w:pPr>
            <w:r w:rsidRPr="007343F5">
              <w:rPr>
                <w:b/>
                <w:bCs/>
                <w:sz w:val="16"/>
                <w:szCs w:val="16"/>
              </w:rPr>
              <w:t xml:space="preserve">Nombre </w:t>
            </w:r>
          </w:p>
        </w:tc>
        <w:tc>
          <w:tcPr>
            <w:tcW w:w="7230" w:type="dxa"/>
            <w:noWrap/>
            <w:hideMark/>
          </w:tcPr>
          <w:p w14:paraId="11ADF55C" w14:textId="77777777" w:rsidR="00F111FC" w:rsidRPr="007343F5" w:rsidRDefault="00F111FC">
            <w:pPr>
              <w:rPr>
                <w:b/>
                <w:bCs/>
                <w:sz w:val="16"/>
                <w:szCs w:val="16"/>
              </w:rPr>
            </w:pPr>
            <w:r w:rsidRPr="007343F5">
              <w:rPr>
                <w:b/>
                <w:bCs/>
                <w:sz w:val="16"/>
                <w:szCs w:val="16"/>
              </w:rPr>
              <w:t xml:space="preserve">Texto </w:t>
            </w:r>
          </w:p>
        </w:tc>
        <w:tc>
          <w:tcPr>
            <w:tcW w:w="705" w:type="dxa"/>
            <w:noWrap/>
            <w:hideMark/>
          </w:tcPr>
          <w:p w14:paraId="59AA79B3" w14:textId="77777777" w:rsidR="00F111FC" w:rsidRPr="007343F5" w:rsidRDefault="00F111FC">
            <w:pPr>
              <w:rPr>
                <w:b/>
                <w:bCs/>
                <w:sz w:val="16"/>
                <w:szCs w:val="16"/>
              </w:rPr>
            </w:pPr>
            <w:r w:rsidRPr="007343F5">
              <w:rPr>
                <w:b/>
                <w:bCs/>
                <w:sz w:val="16"/>
                <w:szCs w:val="16"/>
              </w:rPr>
              <w:t>Código</w:t>
            </w:r>
          </w:p>
        </w:tc>
      </w:tr>
      <w:tr w:rsidR="00F111FC" w:rsidRPr="007343F5" w14:paraId="24E33211" w14:textId="77777777" w:rsidTr="00786FA4">
        <w:trPr>
          <w:trHeight w:val="2156"/>
        </w:trPr>
        <w:tc>
          <w:tcPr>
            <w:tcW w:w="1129" w:type="dxa"/>
            <w:hideMark/>
          </w:tcPr>
          <w:p w14:paraId="68D70A95" w14:textId="77777777" w:rsidR="00F111FC" w:rsidRPr="007343F5" w:rsidRDefault="00F111FC">
            <w:pPr>
              <w:rPr>
                <w:sz w:val="16"/>
                <w:szCs w:val="16"/>
              </w:rPr>
            </w:pPr>
            <w:r w:rsidRPr="007343F5">
              <w:rPr>
                <w:sz w:val="16"/>
                <w:szCs w:val="16"/>
              </w:rPr>
              <w:t xml:space="preserve">1. Ayuntamiento de </w:t>
            </w:r>
            <w:proofErr w:type="spellStart"/>
            <w:r w:rsidRPr="007343F5">
              <w:rPr>
                <w:sz w:val="16"/>
                <w:szCs w:val="16"/>
              </w:rPr>
              <w:t>Säynätsalo</w:t>
            </w:r>
            <w:proofErr w:type="spellEnd"/>
            <w:r w:rsidRPr="007343F5">
              <w:rPr>
                <w:sz w:val="16"/>
                <w:szCs w:val="16"/>
              </w:rPr>
              <w:t xml:space="preserve"> </w:t>
            </w:r>
          </w:p>
        </w:tc>
        <w:tc>
          <w:tcPr>
            <w:tcW w:w="7230" w:type="dxa"/>
            <w:hideMark/>
          </w:tcPr>
          <w:p w14:paraId="1CBDD5D1" w14:textId="77777777" w:rsidR="00F111FC" w:rsidRPr="007343F5" w:rsidRDefault="00F111FC">
            <w:pPr>
              <w:rPr>
                <w:sz w:val="16"/>
                <w:szCs w:val="16"/>
              </w:rPr>
            </w:pPr>
            <w:r w:rsidRPr="007343F5">
              <w:rPr>
                <w:sz w:val="16"/>
                <w:szCs w:val="16"/>
              </w:rPr>
              <w:t xml:space="preserve">El Ayuntamiento de </w:t>
            </w:r>
            <w:proofErr w:type="spellStart"/>
            <w:r w:rsidRPr="007343F5">
              <w:rPr>
                <w:sz w:val="16"/>
                <w:szCs w:val="16"/>
              </w:rPr>
              <w:t>Säynätsalo</w:t>
            </w:r>
            <w:proofErr w:type="spellEnd"/>
            <w:r w:rsidRPr="007343F5">
              <w:rPr>
                <w:sz w:val="16"/>
                <w:szCs w:val="16"/>
              </w:rPr>
              <w:t xml:space="preserve">, diseñado por el renombrado arquitecto finlandés Alvar Aalto y completado en 1952, es un hito de la arquitectura moderna y del movimiento orgánico que caracterizó su obra. Ubicado en </w:t>
            </w:r>
            <w:proofErr w:type="spellStart"/>
            <w:r w:rsidRPr="007343F5">
              <w:rPr>
                <w:sz w:val="16"/>
                <w:szCs w:val="16"/>
              </w:rPr>
              <w:t>Säynätsalo</w:t>
            </w:r>
            <w:proofErr w:type="spellEnd"/>
            <w:r w:rsidRPr="007343F5">
              <w:rPr>
                <w:sz w:val="16"/>
                <w:szCs w:val="16"/>
              </w:rPr>
              <w:t xml:space="preserve">, Finlandia, este edificio combina funciones gubernamentales administrativas y comerciales, integrando oficinas municipales, una biblioteca y espacios comerciales en un mismo complejo. </w:t>
            </w:r>
            <w:r w:rsidRPr="007343F5">
              <w:rPr>
                <w:sz w:val="16"/>
                <w:szCs w:val="16"/>
              </w:rPr>
              <w:br/>
            </w:r>
            <w:r w:rsidRPr="007343F5">
              <w:rPr>
                <w:sz w:val="16"/>
                <w:szCs w:val="16"/>
              </w:rPr>
              <w:br/>
              <w:t xml:space="preserve">Aalto utilizó ladrillo, madera y vidrio para diseñar un edificio con un profundo respeto por su entorno natural, armonizando con el paisaje. La disposición del ayuntamiento, en torno a un patio elevado, refleja tanto la influencia de las villas italianas renacentistas como las sensibilidades modernas de Aalto, enfocadas en la interacción entre el espacio público y privado. Este proyecto es considerado una obra maestra por su mezcla de simplicidad, funcionalidad y una estética que se adapta tanto al contexto local como a la escala humana. </w:t>
            </w:r>
          </w:p>
        </w:tc>
        <w:tc>
          <w:tcPr>
            <w:tcW w:w="705" w:type="dxa"/>
            <w:hideMark/>
          </w:tcPr>
          <w:p w14:paraId="39C064AE" w14:textId="77777777" w:rsidR="00F111FC" w:rsidRPr="007343F5" w:rsidRDefault="00F111FC" w:rsidP="00F111FC">
            <w:pPr>
              <w:rPr>
                <w:sz w:val="16"/>
                <w:szCs w:val="16"/>
              </w:rPr>
            </w:pPr>
            <w:r w:rsidRPr="007343F5">
              <w:rPr>
                <w:sz w:val="16"/>
                <w:szCs w:val="16"/>
              </w:rPr>
              <w:t>1A</w:t>
            </w:r>
          </w:p>
        </w:tc>
      </w:tr>
      <w:tr w:rsidR="00F111FC" w:rsidRPr="007343F5" w14:paraId="5F806383" w14:textId="77777777" w:rsidTr="00786FA4">
        <w:trPr>
          <w:trHeight w:val="2907"/>
        </w:trPr>
        <w:tc>
          <w:tcPr>
            <w:tcW w:w="1129" w:type="dxa"/>
            <w:hideMark/>
          </w:tcPr>
          <w:p w14:paraId="3B047B43" w14:textId="77777777" w:rsidR="00F111FC" w:rsidRPr="007343F5" w:rsidRDefault="00F111FC">
            <w:pPr>
              <w:rPr>
                <w:sz w:val="16"/>
                <w:szCs w:val="16"/>
              </w:rPr>
            </w:pPr>
            <w:r w:rsidRPr="007343F5">
              <w:rPr>
                <w:sz w:val="16"/>
                <w:szCs w:val="16"/>
              </w:rPr>
              <w:t xml:space="preserve">2. Zigurat de </w:t>
            </w:r>
            <w:proofErr w:type="spellStart"/>
            <w:r w:rsidRPr="007343F5">
              <w:rPr>
                <w:sz w:val="16"/>
                <w:szCs w:val="16"/>
              </w:rPr>
              <w:t>Ur</w:t>
            </w:r>
            <w:proofErr w:type="spellEnd"/>
          </w:p>
        </w:tc>
        <w:tc>
          <w:tcPr>
            <w:tcW w:w="7230" w:type="dxa"/>
            <w:hideMark/>
          </w:tcPr>
          <w:p w14:paraId="35F97EF3" w14:textId="77777777" w:rsidR="00F111FC" w:rsidRPr="007343F5" w:rsidRDefault="00F111FC">
            <w:pPr>
              <w:rPr>
                <w:sz w:val="16"/>
                <w:szCs w:val="16"/>
              </w:rPr>
            </w:pPr>
            <w:r w:rsidRPr="007343F5">
              <w:rPr>
                <w:sz w:val="16"/>
                <w:szCs w:val="16"/>
              </w:rPr>
              <w:t xml:space="preserve">El Zigurat de </w:t>
            </w:r>
            <w:proofErr w:type="spellStart"/>
            <w:r w:rsidRPr="007343F5">
              <w:rPr>
                <w:sz w:val="16"/>
                <w:szCs w:val="16"/>
              </w:rPr>
              <w:t>Ur</w:t>
            </w:r>
            <w:proofErr w:type="spellEnd"/>
            <w:r w:rsidRPr="007343F5">
              <w:rPr>
                <w:sz w:val="16"/>
                <w:szCs w:val="16"/>
              </w:rPr>
              <w:t xml:space="preserve">, una de las estructuras más impresionantes de la antigua Mesopotamia, fue construido alrededor del 2100 a.C. durante el reinado del rey </w:t>
            </w:r>
            <w:proofErr w:type="spellStart"/>
            <w:r w:rsidRPr="007343F5">
              <w:rPr>
                <w:sz w:val="16"/>
                <w:szCs w:val="16"/>
              </w:rPr>
              <w:t>Ur-Nammu</w:t>
            </w:r>
            <w:proofErr w:type="spellEnd"/>
            <w:r w:rsidRPr="007343F5">
              <w:rPr>
                <w:sz w:val="16"/>
                <w:szCs w:val="16"/>
              </w:rPr>
              <w:t xml:space="preserve">, de la dinastía tercera de </w:t>
            </w:r>
            <w:proofErr w:type="spellStart"/>
            <w:r w:rsidRPr="007343F5">
              <w:rPr>
                <w:sz w:val="16"/>
                <w:szCs w:val="16"/>
              </w:rPr>
              <w:t>Ur</w:t>
            </w:r>
            <w:proofErr w:type="spellEnd"/>
            <w:r w:rsidRPr="007343F5">
              <w:rPr>
                <w:sz w:val="16"/>
                <w:szCs w:val="16"/>
              </w:rPr>
              <w:t xml:space="preserve">. Situado en el actual Irak, este monumento religioso y ceremonial estaba dedicado al dios lunar </w:t>
            </w:r>
            <w:proofErr w:type="spellStart"/>
            <w:r w:rsidRPr="007343F5">
              <w:rPr>
                <w:sz w:val="16"/>
                <w:szCs w:val="16"/>
              </w:rPr>
              <w:t>Nannar</w:t>
            </w:r>
            <w:proofErr w:type="spellEnd"/>
            <w:r w:rsidRPr="007343F5">
              <w:rPr>
                <w:sz w:val="16"/>
                <w:szCs w:val="16"/>
              </w:rPr>
              <w:t xml:space="preserve"> y servía como un puente entre lo humano y lo divino. Con una estructura escalonada de tres niveles y una base de aproximadamente 64 por 45 metros, el zigurat se erige sobre una plataforma elevada que acentúa su monumentalidad. </w:t>
            </w:r>
            <w:r w:rsidRPr="007343F5">
              <w:rPr>
                <w:sz w:val="16"/>
                <w:szCs w:val="16"/>
              </w:rPr>
              <w:br/>
            </w:r>
            <w:r w:rsidRPr="007343F5">
              <w:rPr>
                <w:sz w:val="16"/>
                <w:szCs w:val="16"/>
              </w:rPr>
              <w:br/>
              <w:t xml:space="preserve">La construcción, realizada en ladrillos de adobe y revestida en algunos niveles con ladrillos cocidos, presenta una escalera monumental que conducía a un templo en la cima, accesible sólo para los sacerdotes. Su diseño y dimensiones reflejan el avanzado conocimiento de la ingeniería de los sumerios y su importancia en la vida religiosa y administrativa de </w:t>
            </w:r>
            <w:proofErr w:type="spellStart"/>
            <w:r w:rsidRPr="007343F5">
              <w:rPr>
                <w:sz w:val="16"/>
                <w:szCs w:val="16"/>
              </w:rPr>
              <w:t>Ur</w:t>
            </w:r>
            <w:proofErr w:type="spellEnd"/>
            <w:r w:rsidRPr="007343F5">
              <w:rPr>
                <w:sz w:val="16"/>
                <w:szCs w:val="16"/>
              </w:rPr>
              <w:t xml:space="preserve">. A pesar de los daños sufridos a lo largo de los siglos, el Zigurat de </w:t>
            </w:r>
            <w:proofErr w:type="spellStart"/>
            <w:r w:rsidRPr="007343F5">
              <w:rPr>
                <w:sz w:val="16"/>
                <w:szCs w:val="16"/>
              </w:rPr>
              <w:t>Ur</w:t>
            </w:r>
            <w:proofErr w:type="spellEnd"/>
            <w:r w:rsidRPr="007343F5">
              <w:rPr>
                <w:sz w:val="16"/>
                <w:szCs w:val="16"/>
              </w:rPr>
              <w:t xml:space="preserve"> sigue siendo un testimonio significativo del legado arquitectónico y cultural de la antigua Mesopotamia. </w:t>
            </w:r>
          </w:p>
        </w:tc>
        <w:tc>
          <w:tcPr>
            <w:tcW w:w="705" w:type="dxa"/>
            <w:hideMark/>
          </w:tcPr>
          <w:p w14:paraId="3F88004D" w14:textId="77777777" w:rsidR="00F111FC" w:rsidRPr="007343F5" w:rsidRDefault="00F111FC" w:rsidP="00F111FC">
            <w:pPr>
              <w:rPr>
                <w:sz w:val="16"/>
                <w:szCs w:val="16"/>
              </w:rPr>
            </w:pPr>
            <w:r w:rsidRPr="007343F5">
              <w:rPr>
                <w:sz w:val="16"/>
                <w:szCs w:val="16"/>
              </w:rPr>
              <w:t>2A</w:t>
            </w:r>
          </w:p>
        </w:tc>
      </w:tr>
      <w:tr w:rsidR="00F111FC" w:rsidRPr="007343F5" w14:paraId="07CB1E0A" w14:textId="77777777" w:rsidTr="00786FA4">
        <w:trPr>
          <w:trHeight w:val="694"/>
        </w:trPr>
        <w:tc>
          <w:tcPr>
            <w:tcW w:w="1129" w:type="dxa"/>
            <w:hideMark/>
          </w:tcPr>
          <w:p w14:paraId="5B7674C0" w14:textId="77777777" w:rsidR="00F111FC" w:rsidRPr="007343F5" w:rsidRDefault="00F111FC">
            <w:pPr>
              <w:rPr>
                <w:sz w:val="16"/>
                <w:szCs w:val="16"/>
              </w:rPr>
            </w:pPr>
            <w:r w:rsidRPr="007343F5">
              <w:rPr>
                <w:sz w:val="16"/>
                <w:szCs w:val="16"/>
              </w:rPr>
              <w:t xml:space="preserve">3. Iglesia de Santa María </w:t>
            </w:r>
          </w:p>
        </w:tc>
        <w:tc>
          <w:tcPr>
            <w:tcW w:w="7230" w:type="dxa"/>
            <w:hideMark/>
          </w:tcPr>
          <w:p w14:paraId="6A69D39F" w14:textId="77777777" w:rsidR="00F111FC" w:rsidRPr="007343F5" w:rsidRDefault="00F111FC">
            <w:pPr>
              <w:rPr>
                <w:sz w:val="16"/>
                <w:szCs w:val="16"/>
              </w:rPr>
            </w:pPr>
            <w:r w:rsidRPr="007343F5">
              <w:rPr>
                <w:sz w:val="16"/>
                <w:szCs w:val="16"/>
              </w:rPr>
              <w:t xml:space="preserve">La Iglesia de Santa María, diseñada por el arquitecto portugués Álvaro Siza Vieira e inaugurada en 1996, es una obra maestra de la arquitectura contemporánea situada en la localidad de Santa María, Portugal. Esta iglesia se destaca por su innovador enfoque minimalista y su integración respetuosa con el entorno natural y el paisaje. </w:t>
            </w:r>
            <w:r w:rsidRPr="007343F5">
              <w:rPr>
                <w:sz w:val="16"/>
                <w:szCs w:val="16"/>
              </w:rPr>
              <w:br/>
            </w:r>
            <w:r w:rsidRPr="007343F5">
              <w:rPr>
                <w:sz w:val="16"/>
                <w:szCs w:val="16"/>
              </w:rPr>
              <w:br/>
              <w:t>Construida con concreto, estuco y vidrio, la estructura presenta una planta en forma de cruz que se pliega hacia el cielo, evocando un sentido de ligereza y fluidez. Siza, reconocido por su habilidad para combinar la modernidad con el contexto histórico, logra en esta obra un equilibrio entre la simplicidad formal y la funcionalidad litúrgica, creando un espacio de introspección y espiritualidad que dialoga con el entorno de manera armónica y contemporánea. </w:t>
            </w:r>
          </w:p>
        </w:tc>
        <w:tc>
          <w:tcPr>
            <w:tcW w:w="705" w:type="dxa"/>
            <w:hideMark/>
          </w:tcPr>
          <w:p w14:paraId="78E86DD9" w14:textId="77777777" w:rsidR="00F111FC" w:rsidRPr="007343F5" w:rsidRDefault="00F111FC" w:rsidP="00F111FC">
            <w:pPr>
              <w:rPr>
                <w:sz w:val="16"/>
                <w:szCs w:val="16"/>
              </w:rPr>
            </w:pPr>
            <w:r w:rsidRPr="007343F5">
              <w:rPr>
                <w:sz w:val="16"/>
                <w:szCs w:val="16"/>
              </w:rPr>
              <w:t>3A</w:t>
            </w:r>
          </w:p>
        </w:tc>
      </w:tr>
      <w:tr w:rsidR="00F111FC" w:rsidRPr="007343F5" w14:paraId="5729C352" w14:textId="77777777" w:rsidTr="00786FA4">
        <w:trPr>
          <w:trHeight w:val="553"/>
        </w:trPr>
        <w:tc>
          <w:tcPr>
            <w:tcW w:w="1129" w:type="dxa"/>
            <w:hideMark/>
          </w:tcPr>
          <w:p w14:paraId="164C1105" w14:textId="77777777" w:rsidR="00F111FC" w:rsidRPr="007343F5" w:rsidRDefault="00F111FC">
            <w:pPr>
              <w:rPr>
                <w:sz w:val="16"/>
                <w:szCs w:val="16"/>
              </w:rPr>
            </w:pPr>
            <w:r w:rsidRPr="007343F5">
              <w:rPr>
                <w:sz w:val="16"/>
                <w:szCs w:val="16"/>
              </w:rPr>
              <w:t xml:space="preserve">4. Templo de Luxor </w:t>
            </w:r>
          </w:p>
        </w:tc>
        <w:tc>
          <w:tcPr>
            <w:tcW w:w="7230" w:type="dxa"/>
            <w:hideMark/>
          </w:tcPr>
          <w:p w14:paraId="7F35A6CF" w14:textId="77777777" w:rsidR="00F111FC" w:rsidRPr="007343F5" w:rsidRDefault="00F111FC">
            <w:pPr>
              <w:rPr>
                <w:sz w:val="16"/>
                <w:szCs w:val="16"/>
              </w:rPr>
            </w:pPr>
            <w:r w:rsidRPr="007343F5">
              <w:rPr>
                <w:sz w:val="16"/>
                <w:szCs w:val="16"/>
              </w:rPr>
              <w:t xml:space="preserve">El Templo de Luxor, ubicado en la antigua Tebas, actual Egipto, es una de las estructuras más destacadas de la época faraónica y un testimonio de la grandiosidad arquitectónica del Nuevo Reino. Construido y ampliado entre el 1380 y el 1220 a.C., bajo los reinados de </w:t>
            </w:r>
            <w:proofErr w:type="spellStart"/>
            <w:r w:rsidRPr="007343F5">
              <w:rPr>
                <w:sz w:val="16"/>
                <w:szCs w:val="16"/>
              </w:rPr>
              <w:t>Amenhotep</w:t>
            </w:r>
            <w:proofErr w:type="spellEnd"/>
            <w:r w:rsidRPr="007343F5">
              <w:rPr>
                <w:sz w:val="16"/>
                <w:szCs w:val="16"/>
              </w:rPr>
              <w:t xml:space="preserve"> III y Ramsés II, el templo está dedicado a la tríada tebana de Amón, Mut y </w:t>
            </w:r>
            <w:proofErr w:type="spellStart"/>
            <w:r w:rsidRPr="007343F5">
              <w:rPr>
                <w:sz w:val="16"/>
                <w:szCs w:val="16"/>
              </w:rPr>
              <w:t>Jonsu</w:t>
            </w:r>
            <w:proofErr w:type="spellEnd"/>
            <w:r w:rsidRPr="007343F5">
              <w:rPr>
                <w:sz w:val="16"/>
                <w:szCs w:val="16"/>
              </w:rPr>
              <w:t xml:space="preserve">. Su diseño se extiende a lo largo de un eje central hecho de piedra caliza, que se alinea con el Templo de Karnak, a unos 3 kilómetros al norte, formando un complejo religioso monumental. </w:t>
            </w:r>
            <w:r w:rsidRPr="007343F5">
              <w:rPr>
                <w:sz w:val="16"/>
                <w:szCs w:val="16"/>
              </w:rPr>
              <w:br/>
            </w:r>
            <w:r w:rsidRPr="007343F5">
              <w:rPr>
                <w:sz w:val="16"/>
                <w:szCs w:val="16"/>
              </w:rPr>
              <w:br/>
              <w:t xml:space="preserve">El Templo de Luxor es famoso por su elegante pórtico, flanqueado por imponentes columnas y obeliscos, y por sus esculpidos relieves que narran eventos históricos y ceremoniales. El patio interior, rodeado de columnas papiráceas y estatuas, y la avenida de esfinges que lo conecta con Karnak, reflejan el esplendor de la arquitectura y la riqueza cultural de la época. Su preservación y la magnificencia de sus elementos arquitectónicos continúan siendo una fuente de admiración y estudio para los historiadores y arquitectos. </w:t>
            </w:r>
          </w:p>
        </w:tc>
        <w:tc>
          <w:tcPr>
            <w:tcW w:w="705" w:type="dxa"/>
            <w:hideMark/>
          </w:tcPr>
          <w:p w14:paraId="484D43AB" w14:textId="77777777" w:rsidR="00F111FC" w:rsidRPr="007343F5" w:rsidRDefault="00F111FC" w:rsidP="00F111FC">
            <w:pPr>
              <w:rPr>
                <w:sz w:val="16"/>
                <w:szCs w:val="16"/>
              </w:rPr>
            </w:pPr>
            <w:r w:rsidRPr="007343F5">
              <w:rPr>
                <w:sz w:val="16"/>
                <w:szCs w:val="16"/>
              </w:rPr>
              <w:t>4A</w:t>
            </w:r>
          </w:p>
        </w:tc>
      </w:tr>
      <w:tr w:rsidR="00F111FC" w:rsidRPr="007343F5" w14:paraId="0FF4A453" w14:textId="77777777" w:rsidTr="00786FA4">
        <w:trPr>
          <w:trHeight w:val="47"/>
        </w:trPr>
        <w:tc>
          <w:tcPr>
            <w:tcW w:w="1129" w:type="dxa"/>
            <w:hideMark/>
          </w:tcPr>
          <w:p w14:paraId="78371693" w14:textId="77777777" w:rsidR="00F111FC" w:rsidRPr="007343F5" w:rsidRDefault="00F111FC">
            <w:pPr>
              <w:rPr>
                <w:sz w:val="16"/>
                <w:szCs w:val="16"/>
              </w:rPr>
            </w:pPr>
            <w:r w:rsidRPr="007343F5">
              <w:rPr>
                <w:sz w:val="16"/>
                <w:szCs w:val="16"/>
              </w:rPr>
              <w:t>5. Catedral de San Pedro</w:t>
            </w:r>
          </w:p>
        </w:tc>
        <w:tc>
          <w:tcPr>
            <w:tcW w:w="7230" w:type="dxa"/>
            <w:hideMark/>
          </w:tcPr>
          <w:p w14:paraId="7469F3EB" w14:textId="77777777" w:rsidR="00F111FC" w:rsidRPr="007343F5" w:rsidRDefault="00F111FC">
            <w:pPr>
              <w:rPr>
                <w:sz w:val="16"/>
                <w:szCs w:val="16"/>
              </w:rPr>
            </w:pPr>
            <w:r w:rsidRPr="007343F5">
              <w:rPr>
                <w:sz w:val="16"/>
                <w:szCs w:val="16"/>
              </w:rPr>
              <w:t xml:space="preserve">La Basílica de San Pedro en Roma, ubicada en la Ciudad del Vaticano, es una de las iglesias más icónicas del cristianismo y un referente del Renacimiento. Su construcción comenzó en 1506 bajo el papado de Julio II, reemplazando la antigua basílica construida por Constantino en el siglo IV, dentro de sus materiales se encuentra el ladrillo y el mármol. El diseño original fue obra de Donato Bramante, quien concibió una planta de cruz griega, pero tras su muerte, varios arquitectos continuaron la obra, entre ellos Rafael y Miguel Ángel. </w:t>
            </w:r>
            <w:r w:rsidRPr="007343F5">
              <w:rPr>
                <w:sz w:val="16"/>
                <w:szCs w:val="16"/>
              </w:rPr>
              <w:br/>
            </w:r>
            <w:r w:rsidRPr="007343F5">
              <w:rPr>
                <w:sz w:val="16"/>
                <w:szCs w:val="16"/>
              </w:rPr>
              <w:br/>
              <w:t xml:space="preserve">Miguel Ángel, en particular, dejó una huella significativa al rediseñar la cúpula, que se completó en 1590, tras su muerte. La fachada, encargada por el Papa Pablo V, fue terminada en 1614 por Carlo </w:t>
            </w:r>
            <w:proofErr w:type="spellStart"/>
            <w:r w:rsidRPr="007343F5">
              <w:rPr>
                <w:sz w:val="16"/>
                <w:szCs w:val="16"/>
              </w:rPr>
              <w:t>Maderno</w:t>
            </w:r>
            <w:proofErr w:type="spellEnd"/>
            <w:r w:rsidRPr="007343F5">
              <w:rPr>
                <w:sz w:val="16"/>
                <w:szCs w:val="16"/>
              </w:rPr>
              <w:t xml:space="preserve">, quien </w:t>
            </w:r>
            <w:r w:rsidRPr="007343F5">
              <w:rPr>
                <w:sz w:val="16"/>
                <w:szCs w:val="16"/>
              </w:rPr>
              <w:lastRenderedPageBreak/>
              <w:t>también transformó el diseño en una planta de cruz latina. La basílica fue consagrada en 1626 y se destaca por su monumental cúpula, sus obras de arte y su importancia como centro del catolicismo.</w:t>
            </w:r>
          </w:p>
        </w:tc>
        <w:tc>
          <w:tcPr>
            <w:tcW w:w="705" w:type="dxa"/>
            <w:hideMark/>
          </w:tcPr>
          <w:p w14:paraId="1FBF7B94" w14:textId="77777777" w:rsidR="00F111FC" w:rsidRPr="007343F5" w:rsidRDefault="00F111FC" w:rsidP="00F111FC">
            <w:pPr>
              <w:rPr>
                <w:sz w:val="16"/>
                <w:szCs w:val="16"/>
              </w:rPr>
            </w:pPr>
            <w:r w:rsidRPr="007343F5">
              <w:rPr>
                <w:sz w:val="16"/>
                <w:szCs w:val="16"/>
              </w:rPr>
              <w:lastRenderedPageBreak/>
              <w:t>5A</w:t>
            </w:r>
          </w:p>
        </w:tc>
      </w:tr>
      <w:tr w:rsidR="00F111FC" w:rsidRPr="007343F5" w14:paraId="74287A34" w14:textId="77777777" w:rsidTr="00786FA4">
        <w:trPr>
          <w:trHeight w:val="250"/>
        </w:trPr>
        <w:tc>
          <w:tcPr>
            <w:tcW w:w="1129" w:type="dxa"/>
            <w:hideMark/>
          </w:tcPr>
          <w:p w14:paraId="3750C989" w14:textId="77777777" w:rsidR="00F111FC" w:rsidRPr="007343F5" w:rsidRDefault="00F111FC">
            <w:pPr>
              <w:rPr>
                <w:sz w:val="16"/>
                <w:szCs w:val="16"/>
              </w:rPr>
            </w:pPr>
            <w:r w:rsidRPr="007343F5">
              <w:rPr>
                <w:sz w:val="16"/>
                <w:szCs w:val="16"/>
              </w:rPr>
              <w:t>6.Templo del Gran Jaguar</w:t>
            </w:r>
          </w:p>
        </w:tc>
        <w:tc>
          <w:tcPr>
            <w:tcW w:w="7230" w:type="dxa"/>
            <w:hideMark/>
          </w:tcPr>
          <w:p w14:paraId="31506E41" w14:textId="77777777" w:rsidR="00F111FC" w:rsidRPr="007343F5" w:rsidRDefault="00F111FC">
            <w:pPr>
              <w:rPr>
                <w:sz w:val="16"/>
                <w:szCs w:val="16"/>
              </w:rPr>
            </w:pPr>
            <w:r w:rsidRPr="007343F5">
              <w:rPr>
                <w:sz w:val="16"/>
                <w:szCs w:val="16"/>
              </w:rPr>
              <w:t xml:space="preserve">El Templo del Gran Jaguar, ubicado en el antiguo sitio maya de Tikal en Guatemala, es una de las estructuras más emblemáticas de la arquitectura clásica maya. Construido entre los siglos VII y VIII D.C., utilizando piedra caliza y estuco, atribuido a </w:t>
            </w:r>
            <w:proofErr w:type="spellStart"/>
            <w:r w:rsidRPr="007343F5">
              <w:rPr>
                <w:sz w:val="16"/>
                <w:szCs w:val="16"/>
              </w:rPr>
              <w:t>Jasaw</w:t>
            </w:r>
            <w:proofErr w:type="spellEnd"/>
            <w:r w:rsidRPr="007343F5">
              <w:rPr>
                <w:sz w:val="16"/>
                <w:szCs w:val="16"/>
              </w:rPr>
              <w:t xml:space="preserve"> Chan </w:t>
            </w:r>
            <w:proofErr w:type="spellStart"/>
            <w:r w:rsidRPr="007343F5">
              <w:rPr>
                <w:sz w:val="16"/>
                <w:szCs w:val="16"/>
              </w:rPr>
              <w:t>K’awiiI</w:t>
            </w:r>
            <w:proofErr w:type="spellEnd"/>
            <w:r w:rsidRPr="007343F5">
              <w:rPr>
                <w:sz w:val="16"/>
                <w:szCs w:val="16"/>
              </w:rPr>
              <w:t xml:space="preserve">, este templo piramidal de seis niveles destaca por su monumentalidad y su rica iconografía. Con una altura de aproximadamente 47 metros, el templo se eleva sobre la selva y está decorado con complejas estelas y relieves que representan al gobernante y a deidades mayas, reflejando la importancia del culto y la autoridad dinástica. </w:t>
            </w:r>
            <w:r w:rsidRPr="007343F5">
              <w:rPr>
                <w:sz w:val="16"/>
                <w:szCs w:val="16"/>
              </w:rPr>
              <w:br/>
            </w:r>
            <w:r w:rsidRPr="007343F5">
              <w:rPr>
                <w:sz w:val="16"/>
                <w:szCs w:val="16"/>
              </w:rPr>
              <w:br/>
              <w:t xml:space="preserve">Su diseño combina elementos arquitectónicos y artísticos, incluye una fachada con una serie de nichos y una imponente escalinata que conduce a un templo en la cima, desde donde se dominan las vistas del entorno. El Templo del Gran Jaguar, también conocido como Templo I, no solo sirve como un testimonio de la sofisticación técnica y artística de la civilización maya, sino que también subraya el papel central de Tikal como uno de los grandes centros ceremoniales y políticos de la antigua Mesoamérica. </w:t>
            </w:r>
          </w:p>
        </w:tc>
        <w:tc>
          <w:tcPr>
            <w:tcW w:w="705" w:type="dxa"/>
            <w:hideMark/>
          </w:tcPr>
          <w:p w14:paraId="75A27326" w14:textId="77777777" w:rsidR="00F111FC" w:rsidRPr="007343F5" w:rsidRDefault="00F111FC" w:rsidP="00F111FC">
            <w:pPr>
              <w:rPr>
                <w:sz w:val="16"/>
                <w:szCs w:val="16"/>
              </w:rPr>
            </w:pPr>
            <w:r w:rsidRPr="007343F5">
              <w:rPr>
                <w:sz w:val="16"/>
                <w:szCs w:val="16"/>
              </w:rPr>
              <w:t>6A</w:t>
            </w:r>
          </w:p>
        </w:tc>
      </w:tr>
      <w:tr w:rsidR="00F111FC" w:rsidRPr="007343F5" w14:paraId="6AEF1753" w14:textId="77777777" w:rsidTr="00786FA4">
        <w:trPr>
          <w:trHeight w:val="1119"/>
        </w:trPr>
        <w:tc>
          <w:tcPr>
            <w:tcW w:w="1129" w:type="dxa"/>
            <w:hideMark/>
          </w:tcPr>
          <w:p w14:paraId="4FE51167" w14:textId="77777777" w:rsidR="00F111FC" w:rsidRPr="007343F5" w:rsidRDefault="00F111FC">
            <w:pPr>
              <w:rPr>
                <w:sz w:val="16"/>
                <w:szCs w:val="16"/>
              </w:rPr>
            </w:pPr>
            <w:r w:rsidRPr="007343F5">
              <w:rPr>
                <w:sz w:val="16"/>
                <w:szCs w:val="16"/>
              </w:rPr>
              <w:t xml:space="preserve">7. Cúpula de la Roca </w:t>
            </w:r>
          </w:p>
        </w:tc>
        <w:tc>
          <w:tcPr>
            <w:tcW w:w="7230" w:type="dxa"/>
            <w:hideMark/>
          </w:tcPr>
          <w:p w14:paraId="21D987A4" w14:textId="77777777" w:rsidR="00F111FC" w:rsidRPr="007343F5" w:rsidRDefault="00F111FC">
            <w:pPr>
              <w:rPr>
                <w:sz w:val="16"/>
                <w:szCs w:val="16"/>
              </w:rPr>
            </w:pPr>
            <w:r w:rsidRPr="007343F5">
              <w:rPr>
                <w:sz w:val="16"/>
                <w:szCs w:val="16"/>
              </w:rPr>
              <w:t xml:space="preserve">La Cúpula de la Roca, ubicada en Jerusalén y construida entre 687 y 691 D.C., atribuida a Raja </w:t>
            </w:r>
            <w:proofErr w:type="spellStart"/>
            <w:r w:rsidRPr="007343F5">
              <w:rPr>
                <w:sz w:val="16"/>
                <w:szCs w:val="16"/>
              </w:rPr>
              <w:t>ibn</w:t>
            </w:r>
            <w:proofErr w:type="spellEnd"/>
            <w:r w:rsidRPr="007343F5">
              <w:rPr>
                <w:sz w:val="16"/>
                <w:szCs w:val="16"/>
              </w:rPr>
              <w:t xml:space="preserve"> </w:t>
            </w:r>
            <w:proofErr w:type="spellStart"/>
            <w:r w:rsidRPr="007343F5">
              <w:rPr>
                <w:sz w:val="16"/>
                <w:szCs w:val="16"/>
              </w:rPr>
              <w:t>Haywa</w:t>
            </w:r>
            <w:proofErr w:type="spellEnd"/>
            <w:r w:rsidRPr="007343F5">
              <w:rPr>
                <w:sz w:val="16"/>
                <w:szCs w:val="16"/>
              </w:rPr>
              <w:t>, es una obra maestra de la arquitectura islámica temprana y uno de los monumentos más significativos del arte musulmán. Erigida sobre el Monte del Templo, el sitio sagrado tanto para el islam como para el judaísmo, esta estructura octogonal es famosa por su impresionante cúpula dorada y su decoración de mosaicos de estilo bizantino, que incluyen intrincados patrones geométricos y vegetales.</w:t>
            </w:r>
            <w:r w:rsidRPr="007343F5">
              <w:rPr>
                <w:sz w:val="16"/>
                <w:szCs w:val="16"/>
              </w:rPr>
              <w:br/>
            </w:r>
            <w:r w:rsidRPr="007343F5">
              <w:rPr>
                <w:sz w:val="16"/>
                <w:szCs w:val="16"/>
              </w:rPr>
              <w:br/>
              <w:t xml:space="preserve">La Cúpula de la Roca no es una mezquita sino un santuario con una roca sagrada en el centro, que, según la tradición islámica, es el lugar desde el cual el profeta Mahoma ascendió al cielo durante la Noche del Viaje. La construcción, con su innovador uso de madera y mármol, así como su diseño basado en las rotondas y los templos antiguos, refleja la ambición del califato omeya de establecer un edificio emblemático que rivalizara con las grandes obras arquitectónicas de su época. La Cúpula de la Roca continúa siendo un símbolo de la herencia religiosa y cultural de Jerusalén, y su influencia se extiende a través de la historia del arte y la arquitectura islámicos. </w:t>
            </w:r>
          </w:p>
        </w:tc>
        <w:tc>
          <w:tcPr>
            <w:tcW w:w="705" w:type="dxa"/>
            <w:hideMark/>
          </w:tcPr>
          <w:p w14:paraId="313575A5" w14:textId="77777777" w:rsidR="00F111FC" w:rsidRPr="007343F5" w:rsidRDefault="00F111FC" w:rsidP="00F111FC">
            <w:pPr>
              <w:rPr>
                <w:sz w:val="16"/>
                <w:szCs w:val="16"/>
              </w:rPr>
            </w:pPr>
            <w:r w:rsidRPr="007343F5">
              <w:rPr>
                <w:sz w:val="16"/>
                <w:szCs w:val="16"/>
              </w:rPr>
              <w:t>7A</w:t>
            </w:r>
          </w:p>
        </w:tc>
      </w:tr>
      <w:tr w:rsidR="00F111FC" w:rsidRPr="007343F5" w14:paraId="3D403865" w14:textId="77777777" w:rsidTr="00786FA4">
        <w:trPr>
          <w:trHeight w:val="250"/>
        </w:trPr>
        <w:tc>
          <w:tcPr>
            <w:tcW w:w="1129" w:type="dxa"/>
            <w:hideMark/>
          </w:tcPr>
          <w:p w14:paraId="715EC9EE" w14:textId="77777777" w:rsidR="00F111FC" w:rsidRPr="007343F5" w:rsidRDefault="00F111FC">
            <w:pPr>
              <w:rPr>
                <w:sz w:val="16"/>
                <w:szCs w:val="16"/>
              </w:rPr>
            </w:pPr>
            <w:r w:rsidRPr="007343F5">
              <w:rPr>
                <w:sz w:val="16"/>
                <w:szCs w:val="16"/>
              </w:rPr>
              <w:t>8. Partenón</w:t>
            </w:r>
          </w:p>
        </w:tc>
        <w:tc>
          <w:tcPr>
            <w:tcW w:w="7230" w:type="dxa"/>
            <w:hideMark/>
          </w:tcPr>
          <w:p w14:paraId="5C759630" w14:textId="77777777" w:rsidR="00F111FC" w:rsidRPr="007343F5" w:rsidRDefault="00F111FC">
            <w:pPr>
              <w:rPr>
                <w:sz w:val="16"/>
                <w:szCs w:val="16"/>
              </w:rPr>
            </w:pPr>
            <w:r w:rsidRPr="007343F5">
              <w:rPr>
                <w:sz w:val="16"/>
                <w:szCs w:val="16"/>
              </w:rPr>
              <w:t xml:space="preserve">El Partenón, erigido en el siglo V a.C., es uno de los más emblemáticos templos de la antigua Grecia y un ícono del arte y la arquitectura clásica. Construido entre 447 y 432 a.C. durante el apogeo de la Atenas democrática bajo el liderazgo de Pericles, el edificio está dedicado a Atenea </w:t>
            </w:r>
            <w:proofErr w:type="spellStart"/>
            <w:r w:rsidRPr="007343F5">
              <w:rPr>
                <w:sz w:val="16"/>
                <w:szCs w:val="16"/>
              </w:rPr>
              <w:t>Parthenos</w:t>
            </w:r>
            <w:proofErr w:type="spellEnd"/>
            <w:r w:rsidRPr="007343F5">
              <w:rPr>
                <w:sz w:val="16"/>
                <w:szCs w:val="16"/>
              </w:rPr>
              <w:t xml:space="preserve">, la diosa protectora de la ciudad. Diseñado por los arquitectos </w:t>
            </w:r>
            <w:proofErr w:type="spellStart"/>
            <w:r w:rsidRPr="007343F5">
              <w:rPr>
                <w:sz w:val="16"/>
                <w:szCs w:val="16"/>
              </w:rPr>
              <w:t>Ictinos</w:t>
            </w:r>
            <w:proofErr w:type="spellEnd"/>
            <w:r w:rsidRPr="007343F5">
              <w:rPr>
                <w:sz w:val="16"/>
                <w:szCs w:val="16"/>
              </w:rPr>
              <w:t xml:space="preserve"> y Calícrates, y esculpido por Fidias, el Partenón es un ejemplo supremo del estilo dórico, aunque incorpora elementos jónicos en sus detalles. </w:t>
            </w:r>
            <w:r w:rsidRPr="007343F5">
              <w:rPr>
                <w:sz w:val="16"/>
                <w:szCs w:val="16"/>
              </w:rPr>
              <w:br/>
            </w:r>
            <w:r w:rsidRPr="007343F5">
              <w:rPr>
                <w:sz w:val="16"/>
                <w:szCs w:val="16"/>
              </w:rPr>
              <w:br/>
              <w:t xml:space="preserve">Su estructura, construida en mármol del Pentélico, presenta una perfecta simetría y proporción, con un innovador uso de las columnas y un sutil ajuste en sus dimensiones para corregir ilusiones ópticas. A lo largo de los siglos, el Partenón ha servido diversos propósitos, desde templo pagano hasta iglesia cristiana y mezquita, reflejando la turbulenta historia de Atenas y el impacto duradero de su arquitectura. </w:t>
            </w:r>
          </w:p>
        </w:tc>
        <w:tc>
          <w:tcPr>
            <w:tcW w:w="705" w:type="dxa"/>
            <w:hideMark/>
          </w:tcPr>
          <w:p w14:paraId="260F8A7A" w14:textId="77777777" w:rsidR="00F111FC" w:rsidRPr="007343F5" w:rsidRDefault="00F111FC" w:rsidP="00F111FC">
            <w:pPr>
              <w:rPr>
                <w:sz w:val="16"/>
                <w:szCs w:val="16"/>
              </w:rPr>
            </w:pPr>
            <w:r w:rsidRPr="007343F5">
              <w:rPr>
                <w:sz w:val="16"/>
                <w:szCs w:val="16"/>
              </w:rPr>
              <w:t>8A</w:t>
            </w:r>
          </w:p>
        </w:tc>
      </w:tr>
      <w:tr w:rsidR="00F111FC" w:rsidRPr="007343F5" w14:paraId="5E345E3D" w14:textId="77777777" w:rsidTr="00786FA4">
        <w:trPr>
          <w:trHeight w:val="250"/>
        </w:trPr>
        <w:tc>
          <w:tcPr>
            <w:tcW w:w="1129" w:type="dxa"/>
            <w:hideMark/>
          </w:tcPr>
          <w:p w14:paraId="63C05EDE" w14:textId="77777777" w:rsidR="00F111FC" w:rsidRPr="007343F5" w:rsidRDefault="00F111FC">
            <w:pPr>
              <w:rPr>
                <w:sz w:val="16"/>
                <w:szCs w:val="16"/>
              </w:rPr>
            </w:pPr>
            <w:r w:rsidRPr="007343F5">
              <w:rPr>
                <w:sz w:val="16"/>
                <w:szCs w:val="16"/>
              </w:rPr>
              <w:t>9. Biblioteca Exeter</w:t>
            </w:r>
          </w:p>
        </w:tc>
        <w:tc>
          <w:tcPr>
            <w:tcW w:w="7230" w:type="dxa"/>
            <w:hideMark/>
          </w:tcPr>
          <w:p w14:paraId="6604653B" w14:textId="77777777" w:rsidR="00F111FC" w:rsidRPr="007343F5" w:rsidRDefault="00F111FC">
            <w:pPr>
              <w:rPr>
                <w:sz w:val="16"/>
                <w:szCs w:val="16"/>
              </w:rPr>
            </w:pPr>
            <w:r w:rsidRPr="007343F5">
              <w:rPr>
                <w:sz w:val="16"/>
                <w:szCs w:val="16"/>
              </w:rPr>
              <w:t xml:space="preserve">La Biblioteca Exeter, diseñada por el arquitecto estadounidense Louis Kahn e inaugurada en 1972, es un hito en la arquitectura del siglo XX y un ejemplo sobresaliente de la combinación de monumentalidad y funcionalidad. Ubicada en la Universidad de Exeter, en Inglaterra, la biblioteca se caracteriza por su imponente estructura de concreto y su uso innovador de la luz natural. </w:t>
            </w:r>
            <w:r w:rsidRPr="007343F5">
              <w:rPr>
                <w:sz w:val="16"/>
                <w:szCs w:val="16"/>
              </w:rPr>
              <w:br/>
            </w:r>
            <w:r w:rsidRPr="007343F5">
              <w:rPr>
                <w:sz w:val="16"/>
                <w:szCs w:val="16"/>
              </w:rPr>
              <w:br/>
              <w:t xml:space="preserve">Kahn diseñó el edificio con una organización espacial rigurosa, creando grandes salas de lectura iluminadas por claraboyas que bañan el interior con luz difusa, y utilizando columnas y bóvedas que refuerzan la sensación de solidez y permanencia. El diseño también incorpora una planta funcional y una distribución que optimiza el acceso y la circulación. La Biblioteca Exeter refleja la maestría de Kahn en el uso de materiales y en la creación de espacios inspiradores, que no solo sirven a su propósito académico, sino que también se han convertido en un símbolo de la arquitectura monumental moderna. </w:t>
            </w:r>
          </w:p>
        </w:tc>
        <w:tc>
          <w:tcPr>
            <w:tcW w:w="705" w:type="dxa"/>
            <w:hideMark/>
          </w:tcPr>
          <w:p w14:paraId="51AC6891" w14:textId="77777777" w:rsidR="00F111FC" w:rsidRPr="007343F5" w:rsidRDefault="00F111FC" w:rsidP="00F111FC">
            <w:pPr>
              <w:rPr>
                <w:sz w:val="16"/>
                <w:szCs w:val="16"/>
              </w:rPr>
            </w:pPr>
            <w:r w:rsidRPr="007343F5">
              <w:rPr>
                <w:sz w:val="16"/>
                <w:szCs w:val="16"/>
              </w:rPr>
              <w:t>9A</w:t>
            </w:r>
          </w:p>
        </w:tc>
      </w:tr>
      <w:tr w:rsidR="00F111FC" w:rsidRPr="007343F5" w14:paraId="65404C06" w14:textId="77777777" w:rsidTr="00786FA4">
        <w:trPr>
          <w:trHeight w:val="1545"/>
        </w:trPr>
        <w:tc>
          <w:tcPr>
            <w:tcW w:w="1129" w:type="dxa"/>
            <w:hideMark/>
          </w:tcPr>
          <w:p w14:paraId="1A1022A7" w14:textId="77777777" w:rsidR="00F111FC" w:rsidRPr="007343F5" w:rsidRDefault="00F111FC">
            <w:pPr>
              <w:rPr>
                <w:sz w:val="16"/>
                <w:szCs w:val="16"/>
              </w:rPr>
            </w:pPr>
            <w:r w:rsidRPr="007343F5">
              <w:rPr>
                <w:sz w:val="16"/>
                <w:szCs w:val="16"/>
              </w:rPr>
              <w:t>10. Panteón</w:t>
            </w:r>
          </w:p>
        </w:tc>
        <w:tc>
          <w:tcPr>
            <w:tcW w:w="7230" w:type="dxa"/>
            <w:hideMark/>
          </w:tcPr>
          <w:p w14:paraId="780E27FF" w14:textId="77777777" w:rsidR="00F111FC" w:rsidRPr="007343F5" w:rsidRDefault="00F111FC">
            <w:pPr>
              <w:rPr>
                <w:sz w:val="16"/>
                <w:szCs w:val="16"/>
              </w:rPr>
            </w:pPr>
            <w:r w:rsidRPr="007343F5">
              <w:rPr>
                <w:sz w:val="16"/>
                <w:szCs w:val="16"/>
              </w:rPr>
              <w:t>El Panteón de Roma, uno de los monumentos más notables de la arquitectura antigua, fue construido entre 118 y 125 d.C. bajo el emperador Adriano, aunque el edificio original data del 27 a.C. y fue reconstruido después de un incendio. Este templo, dedicado a todos los dioses del panteón romano, destaca por su innovadora cúpula de hormigón, que sigue siendo la más grande del mundo sin refuerzos metálicos. La cúpula, con su óculo central de 9 metros de diámetro, crea un impresionante efecto de luz y esculpe la forma del cielo en el interior.</w:t>
            </w:r>
            <w:r w:rsidRPr="007343F5">
              <w:rPr>
                <w:sz w:val="16"/>
                <w:szCs w:val="16"/>
              </w:rPr>
              <w:br/>
            </w:r>
            <w:r w:rsidRPr="007343F5">
              <w:rPr>
                <w:sz w:val="16"/>
                <w:szCs w:val="16"/>
              </w:rPr>
              <w:br/>
              <w:t xml:space="preserve">El Panteón presenta una rotunda planta circular, simbolizando la perfección divina, y un pórtico con columnas corintias que refuerza su majestuosa presencia. A lo largo de los siglos, ha sido transformado en una iglesia cristiana y un mausoleo para figuras destacadas como Rafael y varios reyes italianos. Su extraordinaria preservación y su influencia en la arquitectura renacentista y moderna subrayan su importancia perdurable en la historia de la arquitectura. </w:t>
            </w:r>
          </w:p>
        </w:tc>
        <w:tc>
          <w:tcPr>
            <w:tcW w:w="705" w:type="dxa"/>
            <w:hideMark/>
          </w:tcPr>
          <w:p w14:paraId="52215ED7" w14:textId="77777777" w:rsidR="00F111FC" w:rsidRPr="007343F5" w:rsidRDefault="00F111FC" w:rsidP="00F111FC">
            <w:pPr>
              <w:rPr>
                <w:sz w:val="16"/>
                <w:szCs w:val="16"/>
              </w:rPr>
            </w:pPr>
            <w:r w:rsidRPr="007343F5">
              <w:rPr>
                <w:sz w:val="16"/>
                <w:szCs w:val="16"/>
              </w:rPr>
              <w:t>10A</w:t>
            </w:r>
          </w:p>
        </w:tc>
      </w:tr>
      <w:tr w:rsidR="00F111FC" w:rsidRPr="007343F5" w14:paraId="37E8B008" w14:textId="77777777" w:rsidTr="00786FA4">
        <w:trPr>
          <w:trHeight w:val="1828"/>
        </w:trPr>
        <w:tc>
          <w:tcPr>
            <w:tcW w:w="1129" w:type="dxa"/>
            <w:hideMark/>
          </w:tcPr>
          <w:p w14:paraId="6EB16DED" w14:textId="77777777" w:rsidR="00F111FC" w:rsidRPr="007343F5" w:rsidRDefault="00F111FC">
            <w:pPr>
              <w:rPr>
                <w:sz w:val="16"/>
                <w:szCs w:val="16"/>
              </w:rPr>
            </w:pPr>
            <w:r w:rsidRPr="007343F5">
              <w:rPr>
                <w:sz w:val="16"/>
                <w:szCs w:val="16"/>
              </w:rPr>
              <w:lastRenderedPageBreak/>
              <w:t xml:space="preserve">11. Museo </w:t>
            </w:r>
            <w:proofErr w:type="spellStart"/>
            <w:r w:rsidRPr="007343F5">
              <w:rPr>
                <w:sz w:val="16"/>
                <w:szCs w:val="16"/>
              </w:rPr>
              <w:t>Bonnefanten</w:t>
            </w:r>
            <w:proofErr w:type="spellEnd"/>
          </w:p>
        </w:tc>
        <w:tc>
          <w:tcPr>
            <w:tcW w:w="7230" w:type="dxa"/>
            <w:hideMark/>
          </w:tcPr>
          <w:p w14:paraId="27D2FE95" w14:textId="77777777" w:rsidR="00F111FC" w:rsidRPr="007343F5" w:rsidRDefault="00F111FC">
            <w:pPr>
              <w:rPr>
                <w:sz w:val="16"/>
                <w:szCs w:val="16"/>
              </w:rPr>
            </w:pPr>
            <w:r w:rsidRPr="007343F5">
              <w:rPr>
                <w:sz w:val="16"/>
                <w:szCs w:val="16"/>
              </w:rPr>
              <w:t xml:space="preserve">El Museo </w:t>
            </w:r>
            <w:proofErr w:type="spellStart"/>
            <w:r w:rsidRPr="007343F5">
              <w:rPr>
                <w:sz w:val="16"/>
                <w:szCs w:val="16"/>
              </w:rPr>
              <w:t>Bonnefanten</w:t>
            </w:r>
            <w:proofErr w:type="spellEnd"/>
            <w:r w:rsidRPr="007343F5">
              <w:rPr>
                <w:sz w:val="16"/>
                <w:szCs w:val="16"/>
              </w:rPr>
              <w:t xml:space="preserve">, ubicado en Maastricht, Países Bajos, es una destacada institución de arte que combina elementos históricos y contemporáneos, tanto en su colección como en su arquitectura. El edificio actual, inaugurado en 1995, fue diseñado por el renombrado arquitecto italiano Aldo Rossi, quien creó una estructura que refleja su enfoque postmoderno, caracterizado por la geometría simple y la referencia a formas clásicas. </w:t>
            </w:r>
            <w:r w:rsidRPr="007343F5">
              <w:rPr>
                <w:sz w:val="16"/>
                <w:szCs w:val="16"/>
              </w:rPr>
              <w:br/>
            </w:r>
            <w:r w:rsidRPr="007343F5">
              <w:rPr>
                <w:sz w:val="16"/>
                <w:szCs w:val="16"/>
              </w:rPr>
              <w:br/>
              <w:t xml:space="preserve">Su diseño más emblemático es la torre cilíndrica rematada con una cúpula, que evoca los silos industriales, creando un diálogo entre el pasado industrial de la región y la modernidad del museo. El interior alberga colecciones que van desde arte medieval hasta arte contemporáneo, con un enfoque particular en obras maestras del Renacimiento y el Barroco. El Museo </w:t>
            </w:r>
            <w:proofErr w:type="spellStart"/>
            <w:r w:rsidRPr="007343F5">
              <w:rPr>
                <w:sz w:val="16"/>
                <w:szCs w:val="16"/>
              </w:rPr>
              <w:t>Bonnefanten</w:t>
            </w:r>
            <w:proofErr w:type="spellEnd"/>
            <w:r w:rsidRPr="007343F5">
              <w:rPr>
                <w:sz w:val="16"/>
                <w:szCs w:val="16"/>
              </w:rPr>
              <w:t xml:space="preserve"> es un ejemplo de cómo la arquitectura puede complementar y realzar el carácter de una institución cultural, fusionando historia, arte y modernidad en un solo espacio. </w:t>
            </w:r>
          </w:p>
        </w:tc>
        <w:tc>
          <w:tcPr>
            <w:tcW w:w="705" w:type="dxa"/>
            <w:hideMark/>
          </w:tcPr>
          <w:p w14:paraId="647D59BE" w14:textId="77777777" w:rsidR="00F111FC" w:rsidRPr="007343F5" w:rsidRDefault="00F111FC" w:rsidP="00F111FC">
            <w:pPr>
              <w:rPr>
                <w:sz w:val="16"/>
                <w:szCs w:val="16"/>
              </w:rPr>
            </w:pPr>
            <w:r w:rsidRPr="007343F5">
              <w:rPr>
                <w:sz w:val="16"/>
                <w:szCs w:val="16"/>
              </w:rPr>
              <w:t>11A</w:t>
            </w:r>
          </w:p>
        </w:tc>
      </w:tr>
      <w:tr w:rsidR="00F111FC" w:rsidRPr="007343F5" w14:paraId="5570B816" w14:textId="77777777" w:rsidTr="00786FA4">
        <w:trPr>
          <w:trHeight w:val="864"/>
        </w:trPr>
        <w:tc>
          <w:tcPr>
            <w:tcW w:w="1129" w:type="dxa"/>
            <w:hideMark/>
          </w:tcPr>
          <w:p w14:paraId="74B5ECDC" w14:textId="77777777" w:rsidR="00F111FC" w:rsidRPr="007343F5" w:rsidRDefault="00F111FC">
            <w:pPr>
              <w:rPr>
                <w:sz w:val="16"/>
                <w:szCs w:val="16"/>
              </w:rPr>
            </w:pPr>
            <w:r w:rsidRPr="007343F5">
              <w:rPr>
                <w:sz w:val="16"/>
                <w:szCs w:val="16"/>
              </w:rPr>
              <w:t xml:space="preserve">12. Villa </w:t>
            </w:r>
            <w:proofErr w:type="spellStart"/>
            <w:r w:rsidRPr="007343F5">
              <w:rPr>
                <w:sz w:val="16"/>
                <w:szCs w:val="16"/>
              </w:rPr>
              <w:t>Savoye</w:t>
            </w:r>
            <w:proofErr w:type="spellEnd"/>
            <w:r w:rsidRPr="007343F5">
              <w:rPr>
                <w:sz w:val="16"/>
                <w:szCs w:val="16"/>
              </w:rPr>
              <w:t xml:space="preserve"> </w:t>
            </w:r>
          </w:p>
        </w:tc>
        <w:tc>
          <w:tcPr>
            <w:tcW w:w="7230" w:type="dxa"/>
            <w:hideMark/>
          </w:tcPr>
          <w:p w14:paraId="024C987B" w14:textId="77777777" w:rsidR="00F111FC" w:rsidRPr="007343F5" w:rsidRDefault="00F111FC">
            <w:pPr>
              <w:rPr>
                <w:sz w:val="16"/>
                <w:szCs w:val="16"/>
              </w:rPr>
            </w:pPr>
            <w:r w:rsidRPr="007343F5">
              <w:rPr>
                <w:sz w:val="16"/>
                <w:szCs w:val="16"/>
              </w:rPr>
              <w:t xml:space="preserve">La Villa </w:t>
            </w:r>
            <w:proofErr w:type="spellStart"/>
            <w:r w:rsidRPr="007343F5">
              <w:rPr>
                <w:sz w:val="16"/>
                <w:szCs w:val="16"/>
              </w:rPr>
              <w:t>Savoye</w:t>
            </w:r>
            <w:proofErr w:type="spellEnd"/>
            <w:r w:rsidRPr="007343F5">
              <w:rPr>
                <w:sz w:val="16"/>
                <w:szCs w:val="16"/>
              </w:rPr>
              <w:t xml:space="preserve">, diseñada por el arquitecto suizo Le Corbusier y construida entre 1928 y 1931 en Poissy, Francia, es uno de los principales exponentes de la arquitectura moderna y del funcionalismo. Esta residencia de fin de semana fue concebida como una manifestación de los "cinco puntos de una nueva arquitectura" de Le Corbusier: la planta libre, la fachada libre, los pilotes que elevan el edificio del suelo, la terraza jardín y las ventanas horizontales. </w:t>
            </w:r>
            <w:r w:rsidRPr="007343F5">
              <w:rPr>
                <w:sz w:val="16"/>
                <w:szCs w:val="16"/>
              </w:rPr>
              <w:br/>
            </w:r>
            <w:r w:rsidRPr="007343F5">
              <w:rPr>
                <w:sz w:val="16"/>
                <w:szCs w:val="16"/>
              </w:rPr>
              <w:br/>
              <w:t xml:space="preserve">Con su forma geométrica pura y el uso extensivo de hormigón y vidrio, la Villa </w:t>
            </w:r>
            <w:proofErr w:type="spellStart"/>
            <w:r w:rsidRPr="007343F5">
              <w:rPr>
                <w:sz w:val="16"/>
                <w:szCs w:val="16"/>
              </w:rPr>
              <w:t>Savoye</w:t>
            </w:r>
            <w:proofErr w:type="spellEnd"/>
            <w:r w:rsidRPr="007343F5">
              <w:rPr>
                <w:sz w:val="16"/>
                <w:szCs w:val="16"/>
              </w:rPr>
              <w:t xml:space="preserve"> encarna la idea de una "máquina de habitar", una vivienda diseñada racionalmente para satisfacer las necesidades de la vida moderna. A través de su minimalismo y su enfoque en la funcionalidad, el edificio se integra con el paisaje y marca un hito en la evolución del diseño arquitectónico del siglo XX, influyendo profundamente en generaciones posteriores de arquitectos. </w:t>
            </w:r>
          </w:p>
        </w:tc>
        <w:tc>
          <w:tcPr>
            <w:tcW w:w="705" w:type="dxa"/>
            <w:hideMark/>
          </w:tcPr>
          <w:p w14:paraId="4F82512B" w14:textId="77777777" w:rsidR="00F111FC" w:rsidRPr="007343F5" w:rsidRDefault="00F111FC" w:rsidP="00F111FC">
            <w:pPr>
              <w:rPr>
                <w:sz w:val="16"/>
                <w:szCs w:val="16"/>
              </w:rPr>
            </w:pPr>
            <w:r w:rsidRPr="007343F5">
              <w:rPr>
                <w:sz w:val="16"/>
                <w:szCs w:val="16"/>
              </w:rPr>
              <w:t>12A</w:t>
            </w:r>
          </w:p>
        </w:tc>
      </w:tr>
      <w:tr w:rsidR="00F111FC" w:rsidRPr="007343F5" w14:paraId="68B25A96" w14:textId="77777777" w:rsidTr="00786FA4">
        <w:trPr>
          <w:trHeight w:val="250"/>
        </w:trPr>
        <w:tc>
          <w:tcPr>
            <w:tcW w:w="1129" w:type="dxa"/>
            <w:hideMark/>
          </w:tcPr>
          <w:p w14:paraId="60531030" w14:textId="77777777" w:rsidR="00F111FC" w:rsidRPr="007343F5" w:rsidRDefault="00F111FC">
            <w:pPr>
              <w:rPr>
                <w:sz w:val="16"/>
                <w:szCs w:val="16"/>
              </w:rPr>
            </w:pPr>
            <w:r w:rsidRPr="007343F5">
              <w:rPr>
                <w:sz w:val="16"/>
                <w:szCs w:val="16"/>
              </w:rPr>
              <w:t xml:space="preserve">13. Palacio </w:t>
            </w:r>
            <w:proofErr w:type="spellStart"/>
            <w:r w:rsidRPr="007343F5">
              <w:rPr>
                <w:sz w:val="16"/>
                <w:szCs w:val="16"/>
              </w:rPr>
              <w:t>Katsura</w:t>
            </w:r>
            <w:proofErr w:type="spellEnd"/>
            <w:r w:rsidRPr="007343F5">
              <w:rPr>
                <w:sz w:val="16"/>
                <w:szCs w:val="16"/>
              </w:rPr>
              <w:t xml:space="preserve"> </w:t>
            </w:r>
          </w:p>
        </w:tc>
        <w:tc>
          <w:tcPr>
            <w:tcW w:w="7230" w:type="dxa"/>
            <w:hideMark/>
          </w:tcPr>
          <w:p w14:paraId="6DA0E65D" w14:textId="77777777" w:rsidR="00F111FC" w:rsidRPr="007343F5" w:rsidRDefault="00F111FC">
            <w:pPr>
              <w:rPr>
                <w:sz w:val="16"/>
                <w:szCs w:val="16"/>
              </w:rPr>
            </w:pPr>
            <w:r w:rsidRPr="007343F5">
              <w:rPr>
                <w:sz w:val="16"/>
                <w:szCs w:val="16"/>
              </w:rPr>
              <w:t xml:space="preserve">El Palacio </w:t>
            </w:r>
            <w:proofErr w:type="spellStart"/>
            <w:r w:rsidRPr="007343F5">
              <w:rPr>
                <w:sz w:val="16"/>
                <w:szCs w:val="16"/>
              </w:rPr>
              <w:t>Katsura</w:t>
            </w:r>
            <w:proofErr w:type="spellEnd"/>
            <w:r w:rsidRPr="007343F5">
              <w:rPr>
                <w:sz w:val="16"/>
                <w:szCs w:val="16"/>
              </w:rPr>
              <w:t xml:space="preserve">, situado en Kioto, Japón, es un ejemplo sublime de la arquitectura de la era Edo y uno de los mejores exponentes del diseño japonés tradicional. Construido a lo largo del siglo XVII por la familia imperial </w:t>
            </w:r>
            <w:proofErr w:type="spellStart"/>
            <w:r w:rsidRPr="007343F5">
              <w:rPr>
                <w:sz w:val="16"/>
                <w:szCs w:val="16"/>
              </w:rPr>
              <w:t>Hachijo</w:t>
            </w:r>
            <w:proofErr w:type="spellEnd"/>
            <w:r w:rsidRPr="007343F5">
              <w:rPr>
                <w:sz w:val="16"/>
                <w:szCs w:val="16"/>
              </w:rPr>
              <w:t xml:space="preserve">, bajo la dirección del príncipe </w:t>
            </w:r>
            <w:proofErr w:type="spellStart"/>
            <w:r w:rsidRPr="007343F5">
              <w:rPr>
                <w:sz w:val="16"/>
                <w:szCs w:val="16"/>
              </w:rPr>
              <w:t>Toshihito</w:t>
            </w:r>
            <w:proofErr w:type="spellEnd"/>
            <w:r w:rsidRPr="007343F5">
              <w:rPr>
                <w:sz w:val="16"/>
                <w:szCs w:val="16"/>
              </w:rPr>
              <w:t xml:space="preserve"> y su hijo </w:t>
            </w:r>
            <w:proofErr w:type="spellStart"/>
            <w:r w:rsidRPr="007343F5">
              <w:rPr>
                <w:sz w:val="16"/>
                <w:szCs w:val="16"/>
              </w:rPr>
              <w:t>Toshitada</w:t>
            </w:r>
            <w:proofErr w:type="spellEnd"/>
            <w:r w:rsidRPr="007343F5">
              <w:rPr>
                <w:sz w:val="16"/>
                <w:szCs w:val="16"/>
              </w:rPr>
              <w:t>, el complejo fue concebido como una villa de recreo. Su diseño está influenciado por la estética del "</w:t>
            </w:r>
            <w:proofErr w:type="spellStart"/>
            <w:r w:rsidRPr="007343F5">
              <w:rPr>
                <w:sz w:val="16"/>
                <w:szCs w:val="16"/>
              </w:rPr>
              <w:t>shoin-zukuri</w:t>
            </w:r>
            <w:proofErr w:type="spellEnd"/>
            <w:r w:rsidRPr="007343F5">
              <w:rPr>
                <w:sz w:val="16"/>
                <w:szCs w:val="16"/>
              </w:rPr>
              <w:t xml:space="preserve">" y la arquitectura del té, incorporando principios de simplicidad y armonía con la naturaleza. </w:t>
            </w:r>
            <w:r w:rsidRPr="007343F5">
              <w:rPr>
                <w:sz w:val="16"/>
                <w:szCs w:val="16"/>
              </w:rPr>
              <w:br/>
            </w:r>
            <w:r w:rsidRPr="007343F5">
              <w:rPr>
                <w:sz w:val="16"/>
                <w:szCs w:val="16"/>
              </w:rPr>
              <w:br/>
              <w:t xml:space="preserve">El palacio cuenta con una serie de pabellones, jardines paisajísticos y caminos sinuosos que invitan a la contemplación, y su disposición flexible permite una relación fluida entre los espacios interiores y exteriores. El uso de materiales naturales, como madera y papel, junto con su integración con el paisaje circundante, refleja el ideal japonés de belleza serena y modesta. </w:t>
            </w:r>
          </w:p>
        </w:tc>
        <w:tc>
          <w:tcPr>
            <w:tcW w:w="705" w:type="dxa"/>
            <w:hideMark/>
          </w:tcPr>
          <w:p w14:paraId="50B27153" w14:textId="77777777" w:rsidR="00F111FC" w:rsidRPr="007343F5" w:rsidRDefault="00F111FC" w:rsidP="00F111FC">
            <w:pPr>
              <w:rPr>
                <w:sz w:val="16"/>
                <w:szCs w:val="16"/>
              </w:rPr>
            </w:pPr>
            <w:r w:rsidRPr="007343F5">
              <w:rPr>
                <w:sz w:val="16"/>
                <w:szCs w:val="16"/>
              </w:rPr>
              <w:t>13A</w:t>
            </w:r>
          </w:p>
        </w:tc>
      </w:tr>
      <w:tr w:rsidR="00F111FC" w:rsidRPr="007343F5" w14:paraId="47D5E7C7" w14:textId="77777777" w:rsidTr="00786FA4">
        <w:trPr>
          <w:trHeight w:val="47"/>
        </w:trPr>
        <w:tc>
          <w:tcPr>
            <w:tcW w:w="1129" w:type="dxa"/>
            <w:hideMark/>
          </w:tcPr>
          <w:p w14:paraId="1D4A19BD" w14:textId="77777777" w:rsidR="00F111FC" w:rsidRPr="007343F5" w:rsidRDefault="00F111FC">
            <w:pPr>
              <w:rPr>
                <w:sz w:val="16"/>
                <w:szCs w:val="16"/>
              </w:rPr>
            </w:pPr>
            <w:r w:rsidRPr="007343F5">
              <w:rPr>
                <w:sz w:val="16"/>
                <w:szCs w:val="16"/>
              </w:rPr>
              <w:t xml:space="preserve">14. Santa Sofía </w:t>
            </w:r>
          </w:p>
        </w:tc>
        <w:tc>
          <w:tcPr>
            <w:tcW w:w="7230" w:type="dxa"/>
            <w:hideMark/>
          </w:tcPr>
          <w:p w14:paraId="3ECA3B0E" w14:textId="77777777" w:rsidR="00F111FC" w:rsidRPr="007343F5" w:rsidRDefault="00F111FC">
            <w:pPr>
              <w:rPr>
                <w:sz w:val="16"/>
                <w:szCs w:val="16"/>
              </w:rPr>
            </w:pPr>
            <w:r w:rsidRPr="007343F5">
              <w:rPr>
                <w:sz w:val="16"/>
                <w:szCs w:val="16"/>
              </w:rPr>
              <w:t xml:space="preserve">Santa Sofía en Estambul, originalmente construida como una catedral cristiana por el emperador Justiniano I entre 532 y 537 d.C., es un hito arquitectónico que refleja el esplendor del Imperio Bizantino. Diseñada por los arquitectos Antemio de Tralles e Isidoro de Mileto, la iglesia es célebre por su enorme cúpula, que parece flotar sobre el espacio interior, gracias a una innovadora estructura de soporte y un ingenioso uso de materiales. </w:t>
            </w:r>
            <w:r w:rsidRPr="007343F5">
              <w:rPr>
                <w:sz w:val="16"/>
                <w:szCs w:val="16"/>
              </w:rPr>
              <w:br/>
            </w:r>
            <w:r w:rsidRPr="007343F5">
              <w:rPr>
                <w:sz w:val="16"/>
                <w:szCs w:val="16"/>
              </w:rPr>
              <w:br/>
              <w:t xml:space="preserve">Durante casi mil años, Santa Sofía fue la principal iglesia cristiana del mundo, hasta que en 1453, tras la conquista otomana de Constantinopla, fue convertida en mezquita por el sultán </w:t>
            </w:r>
            <w:proofErr w:type="spellStart"/>
            <w:r w:rsidRPr="007343F5">
              <w:rPr>
                <w:sz w:val="16"/>
                <w:szCs w:val="16"/>
              </w:rPr>
              <w:t>Mehmed</w:t>
            </w:r>
            <w:proofErr w:type="spellEnd"/>
            <w:r w:rsidRPr="007343F5">
              <w:rPr>
                <w:sz w:val="16"/>
                <w:szCs w:val="16"/>
              </w:rPr>
              <w:t xml:space="preserve"> II, lo que introdujo elementos arquitectónicos islámicos como minaretes y una mihrab. En 1935, con la formación de la República de Turquía, se transformó en museo bajo la dirección de </w:t>
            </w:r>
            <w:proofErr w:type="spellStart"/>
            <w:r w:rsidRPr="007343F5">
              <w:rPr>
                <w:sz w:val="16"/>
                <w:szCs w:val="16"/>
              </w:rPr>
              <w:t>Mustafa</w:t>
            </w:r>
            <w:proofErr w:type="spellEnd"/>
            <w:r w:rsidRPr="007343F5">
              <w:rPr>
                <w:sz w:val="16"/>
                <w:szCs w:val="16"/>
              </w:rPr>
              <w:t xml:space="preserve"> </w:t>
            </w:r>
            <w:proofErr w:type="spellStart"/>
            <w:r w:rsidRPr="007343F5">
              <w:rPr>
                <w:sz w:val="16"/>
                <w:szCs w:val="16"/>
              </w:rPr>
              <w:t>Kemal</w:t>
            </w:r>
            <w:proofErr w:type="spellEnd"/>
            <w:r w:rsidRPr="007343F5">
              <w:rPr>
                <w:sz w:val="16"/>
                <w:szCs w:val="16"/>
              </w:rPr>
              <w:t xml:space="preserve"> </w:t>
            </w:r>
            <w:proofErr w:type="spellStart"/>
            <w:r w:rsidRPr="007343F5">
              <w:rPr>
                <w:sz w:val="16"/>
                <w:szCs w:val="16"/>
              </w:rPr>
              <w:t>Atatürk</w:t>
            </w:r>
            <w:proofErr w:type="spellEnd"/>
            <w:r w:rsidRPr="007343F5">
              <w:rPr>
                <w:sz w:val="16"/>
                <w:szCs w:val="16"/>
              </w:rPr>
              <w:t xml:space="preserve">, y en 2020, se reabrió como mezquita. Santa Sofía, con su imponente cúpula, mosaicos bizantinos y decoración islámica, sigue siendo un símbolo de la rica y compleja historia religiosa y cultural de Estambul. </w:t>
            </w:r>
          </w:p>
        </w:tc>
        <w:tc>
          <w:tcPr>
            <w:tcW w:w="705" w:type="dxa"/>
            <w:hideMark/>
          </w:tcPr>
          <w:p w14:paraId="6F48684B" w14:textId="77777777" w:rsidR="00F111FC" w:rsidRPr="007343F5" w:rsidRDefault="00F111FC" w:rsidP="00F111FC">
            <w:pPr>
              <w:rPr>
                <w:sz w:val="16"/>
                <w:szCs w:val="16"/>
              </w:rPr>
            </w:pPr>
            <w:r w:rsidRPr="007343F5">
              <w:rPr>
                <w:sz w:val="16"/>
                <w:szCs w:val="16"/>
              </w:rPr>
              <w:t>14A</w:t>
            </w:r>
          </w:p>
        </w:tc>
      </w:tr>
      <w:tr w:rsidR="00F111FC" w:rsidRPr="007343F5" w14:paraId="54A4F07B" w14:textId="77777777" w:rsidTr="00786FA4">
        <w:trPr>
          <w:trHeight w:val="1008"/>
        </w:trPr>
        <w:tc>
          <w:tcPr>
            <w:tcW w:w="1129" w:type="dxa"/>
            <w:hideMark/>
          </w:tcPr>
          <w:p w14:paraId="742991BC" w14:textId="77777777" w:rsidR="00F111FC" w:rsidRPr="007343F5" w:rsidRDefault="00F111FC">
            <w:pPr>
              <w:rPr>
                <w:sz w:val="16"/>
                <w:szCs w:val="16"/>
              </w:rPr>
            </w:pPr>
            <w:r w:rsidRPr="007343F5">
              <w:rPr>
                <w:sz w:val="16"/>
                <w:szCs w:val="16"/>
              </w:rPr>
              <w:t>15. Taj Mahal</w:t>
            </w:r>
          </w:p>
        </w:tc>
        <w:tc>
          <w:tcPr>
            <w:tcW w:w="7230" w:type="dxa"/>
            <w:hideMark/>
          </w:tcPr>
          <w:p w14:paraId="79C8CE55" w14:textId="77777777" w:rsidR="00F111FC" w:rsidRPr="007343F5" w:rsidRDefault="00F111FC">
            <w:pPr>
              <w:rPr>
                <w:sz w:val="16"/>
                <w:szCs w:val="16"/>
              </w:rPr>
            </w:pPr>
            <w:r w:rsidRPr="007343F5">
              <w:rPr>
                <w:sz w:val="16"/>
                <w:szCs w:val="16"/>
              </w:rPr>
              <w:t xml:space="preserve">El Taj Mahal, situado en Agra, India, es un majestuoso mausoleo de mármol blanco, construido entre 1632 y 1653 por el emperador mogol </w:t>
            </w:r>
            <w:proofErr w:type="spellStart"/>
            <w:r w:rsidRPr="007343F5">
              <w:rPr>
                <w:sz w:val="16"/>
                <w:szCs w:val="16"/>
              </w:rPr>
              <w:t>Shah</w:t>
            </w:r>
            <w:proofErr w:type="spellEnd"/>
            <w:r w:rsidRPr="007343F5">
              <w:rPr>
                <w:sz w:val="16"/>
                <w:szCs w:val="16"/>
              </w:rPr>
              <w:t xml:space="preserve"> </w:t>
            </w:r>
            <w:proofErr w:type="spellStart"/>
            <w:r w:rsidRPr="007343F5">
              <w:rPr>
                <w:sz w:val="16"/>
                <w:szCs w:val="16"/>
              </w:rPr>
              <w:t>Jahan</w:t>
            </w:r>
            <w:proofErr w:type="spellEnd"/>
            <w:r w:rsidRPr="007343F5">
              <w:rPr>
                <w:sz w:val="16"/>
                <w:szCs w:val="16"/>
              </w:rPr>
              <w:t xml:space="preserve"> en memoria de su esposa favorita, </w:t>
            </w:r>
            <w:proofErr w:type="spellStart"/>
            <w:r w:rsidRPr="007343F5">
              <w:rPr>
                <w:sz w:val="16"/>
                <w:szCs w:val="16"/>
              </w:rPr>
              <w:t>Mumtaz</w:t>
            </w:r>
            <w:proofErr w:type="spellEnd"/>
            <w:r w:rsidRPr="007343F5">
              <w:rPr>
                <w:sz w:val="16"/>
                <w:szCs w:val="16"/>
              </w:rPr>
              <w:t xml:space="preserve"> Mahal. Considerado una de las más grandes muestras de amor en la arquitectura, el Taj Mahal es una joya del arte islámico y un ejemplo destacado del estilo mogol, que fusiona influencias persas, islámicas e indias. </w:t>
            </w:r>
            <w:r w:rsidRPr="007343F5">
              <w:rPr>
                <w:sz w:val="16"/>
                <w:szCs w:val="16"/>
              </w:rPr>
              <w:br/>
            </w:r>
            <w:r w:rsidRPr="007343F5">
              <w:rPr>
                <w:sz w:val="16"/>
                <w:szCs w:val="16"/>
              </w:rPr>
              <w:br/>
              <w:t xml:space="preserve">El arquitecto principal fue </w:t>
            </w:r>
            <w:proofErr w:type="spellStart"/>
            <w:r w:rsidRPr="007343F5">
              <w:rPr>
                <w:sz w:val="16"/>
                <w:szCs w:val="16"/>
              </w:rPr>
              <w:t>Ustad</w:t>
            </w:r>
            <w:proofErr w:type="spellEnd"/>
            <w:r w:rsidRPr="007343F5">
              <w:rPr>
                <w:sz w:val="16"/>
                <w:szCs w:val="16"/>
              </w:rPr>
              <w:t xml:space="preserve"> Ahmad </w:t>
            </w:r>
            <w:proofErr w:type="spellStart"/>
            <w:r w:rsidRPr="007343F5">
              <w:rPr>
                <w:sz w:val="16"/>
                <w:szCs w:val="16"/>
              </w:rPr>
              <w:t>Lahori</w:t>
            </w:r>
            <w:proofErr w:type="spellEnd"/>
            <w:r w:rsidRPr="007343F5">
              <w:rPr>
                <w:sz w:val="16"/>
                <w:szCs w:val="16"/>
              </w:rPr>
              <w:t xml:space="preserve">, y el complejo incluye no solo el mausoleo, sino también una mezquita, una casa de huéspedes y extensos jardines simétricos. Su cúpula central, minaretes y detallada ornamentación en piedra son algunos de sus elementos más reconocibles. El Taj Mahal es Patrimonio de la Humanidad desde 1983 y es una de las siete maravillas del mundo moderno. </w:t>
            </w:r>
          </w:p>
        </w:tc>
        <w:tc>
          <w:tcPr>
            <w:tcW w:w="705" w:type="dxa"/>
            <w:hideMark/>
          </w:tcPr>
          <w:p w14:paraId="27A08898" w14:textId="77777777" w:rsidR="00F111FC" w:rsidRPr="007343F5" w:rsidRDefault="00F111FC" w:rsidP="00F111FC">
            <w:pPr>
              <w:rPr>
                <w:sz w:val="16"/>
                <w:szCs w:val="16"/>
              </w:rPr>
            </w:pPr>
            <w:r w:rsidRPr="007343F5">
              <w:rPr>
                <w:sz w:val="16"/>
                <w:szCs w:val="16"/>
              </w:rPr>
              <w:t>15A</w:t>
            </w:r>
          </w:p>
        </w:tc>
      </w:tr>
      <w:tr w:rsidR="00F111FC" w:rsidRPr="007343F5" w14:paraId="3501CBEA" w14:textId="77777777" w:rsidTr="00786FA4">
        <w:trPr>
          <w:trHeight w:val="250"/>
        </w:trPr>
        <w:tc>
          <w:tcPr>
            <w:tcW w:w="1129" w:type="dxa"/>
            <w:hideMark/>
          </w:tcPr>
          <w:p w14:paraId="56AA808A" w14:textId="77777777" w:rsidR="00F111FC" w:rsidRPr="007343F5" w:rsidRDefault="00F111FC">
            <w:pPr>
              <w:rPr>
                <w:sz w:val="16"/>
                <w:szCs w:val="16"/>
              </w:rPr>
            </w:pPr>
            <w:r w:rsidRPr="007343F5">
              <w:rPr>
                <w:sz w:val="16"/>
                <w:szCs w:val="16"/>
              </w:rPr>
              <w:t xml:space="preserve">16. Carré </w:t>
            </w:r>
            <w:proofErr w:type="spellStart"/>
            <w:r w:rsidRPr="007343F5">
              <w:rPr>
                <w:sz w:val="16"/>
                <w:szCs w:val="16"/>
              </w:rPr>
              <w:t>d'Art</w:t>
            </w:r>
            <w:proofErr w:type="spellEnd"/>
            <w:r w:rsidRPr="007343F5">
              <w:rPr>
                <w:sz w:val="16"/>
                <w:szCs w:val="16"/>
              </w:rPr>
              <w:t xml:space="preserve"> </w:t>
            </w:r>
          </w:p>
        </w:tc>
        <w:tc>
          <w:tcPr>
            <w:tcW w:w="7230" w:type="dxa"/>
            <w:hideMark/>
          </w:tcPr>
          <w:p w14:paraId="66121083" w14:textId="77777777" w:rsidR="00F111FC" w:rsidRPr="007343F5" w:rsidRDefault="00F111FC">
            <w:pPr>
              <w:rPr>
                <w:sz w:val="16"/>
                <w:szCs w:val="16"/>
              </w:rPr>
            </w:pPr>
            <w:r w:rsidRPr="007343F5">
              <w:rPr>
                <w:sz w:val="16"/>
                <w:szCs w:val="16"/>
              </w:rPr>
              <w:t xml:space="preserve">El Carré </w:t>
            </w:r>
            <w:proofErr w:type="spellStart"/>
            <w:r w:rsidRPr="007343F5">
              <w:rPr>
                <w:sz w:val="16"/>
                <w:szCs w:val="16"/>
              </w:rPr>
              <w:t>d'Art</w:t>
            </w:r>
            <w:proofErr w:type="spellEnd"/>
            <w:r w:rsidRPr="007343F5">
              <w:rPr>
                <w:sz w:val="16"/>
                <w:szCs w:val="16"/>
              </w:rPr>
              <w:t xml:space="preserve">, situado en </w:t>
            </w:r>
            <w:proofErr w:type="spellStart"/>
            <w:r w:rsidRPr="007343F5">
              <w:rPr>
                <w:sz w:val="16"/>
                <w:szCs w:val="16"/>
              </w:rPr>
              <w:t>Nîmes</w:t>
            </w:r>
            <w:proofErr w:type="spellEnd"/>
            <w:r w:rsidRPr="007343F5">
              <w:rPr>
                <w:sz w:val="16"/>
                <w:szCs w:val="16"/>
              </w:rPr>
              <w:t xml:space="preserve">, Francia, es un ejemplo destacado de la arquitectura contemporánea que dialoga con la historia clásica. Diseñado por el arquitecto británico Norman Foster e inaugurado en 1993, este edificio alberga el Museo de Arte Contemporáneo de la ciudad. Su diseño innovador, caracterizado por una estructura de vidrio y acero que contrasta con el entorno histórico, rinde homenaje a la rica herencia romana de </w:t>
            </w:r>
            <w:proofErr w:type="spellStart"/>
            <w:r w:rsidRPr="007343F5">
              <w:rPr>
                <w:sz w:val="16"/>
                <w:szCs w:val="16"/>
              </w:rPr>
              <w:t>Nîmes</w:t>
            </w:r>
            <w:proofErr w:type="spellEnd"/>
            <w:r w:rsidRPr="007343F5">
              <w:rPr>
                <w:sz w:val="16"/>
                <w:szCs w:val="16"/>
              </w:rPr>
              <w:t xml:space="preserve">, visible en la proximidad del majestuoso Anfiteatro Romano. </w:t>
            </w:r>
            <w:r w:rsidRPr="007343F5">
              <w:rPr>
                <w:sz w:val="16"/>
                <w:szCs w:val="16"/>
              </w:rPr>
              <w:br/>
            </w:r>
            <w:r w:rsidRPr="007343F5">
              <w:rPr>
                <w:sz w:val="16"/>
                <w:szCs w:val="16"/>
              </w:rPr>
              <w:br/>
              <w:t xml:space="preserve">Foster logró combinar un lenguaje arquitectónico moderno con una sensibilidad hacia el contexto histórico, creando un espacio que no solo respeta el pasado, sino que también proyecta la identidad contemporánea de la ciudad. Este equilibrio entre lo antiguo y lo nuevo ha consolidado al Carré </w:t>
            </w:r>
            <w:proofErr w:type="spellStart"/>
            <w:r w:rsidRPr="007343F5">
              <w:rPr>
                <w:sz w:val="16"/>
                <w:szCs w:val="16"/>
              </w:rPr>
              <w:t>d'Art</w:t>
            </w:r>
            <w:proofErr w:type="spellEnd"/>
            <w:r w:rsidRPr="007343F5">
              <w:rPr>
                <w:sz w:val="16"/>
                <w:szCs w:val="16"/>
              </w:rPr>
              <w:t xml:space="preserve"> como un icono de la arquitectura del siglo XX y un puente cultural entre diferentes épocas. </w:t>
            </w:r>
          </w:p>
        </w:tc>
        <w:tc>
          <w:tcPr>
            <w:tcW w:w="705" w:type="dxa"/>
            <w:hideMark/>
          </w:tcPr>
          <w:p w14:paraId="5E105E62" w14:textId="77777777" w:rsidR="00F111FC" w:rsidRPr="007343F5" w:rsidRDefault="00F111FC" w:rsidP="00F111FC">
            <w:pPr>
              <w:rPr>
                <w:sz w:val="16"/>
                <w:szCs w:val="16"/>
              </w:rPr>
            </w:pPr>
            <w:r w:rsidRPr="007343F5">
              <w:rPr>
                <w:sz w:val="16"/>
                <w:szCs w:val="16"/>
              </w:rPr>
              <w:t>16A</w:t>
            </w:r>
          </w:p>
        </w:tc>
      </w:tr>
      <w:tr w:rsidR="00F111FC" w:rsidRPr="007343F5" w14:paraId="29AAB12C" w14:textId="77777777" w:rsidTr="00786FA4">
        <w:trPr>
          <w:trHeight w:val="836"/>
        </w:trPr>
        <w:tc>
          <w:tcPr>
            <w:tcW w:w="1129" w:type="dxa"/>
            <w:hideMark/>
          </w:tcPr>
          <w:p w14:paraId="20F8A295" w14:textId="77777777" w:rsidR="00F111FC" w:rsidRPr="007343F5" w:rsidRDefault="00F111FC">
            <w:pPr>
              <w:rPr>
                <w:sz w:val="16"/>
                <w:szCs w:val="16"/>
              </w:rPr>
            </w:pPr>
            <w:r w:rsidRPr="007343F5">
              <w:rPr>
                <w:sz w:val="16"/>
                <w:szCs w:val="16"/>
              </w:rPr>
              <w:lastRenderedPageBreak/>
              <w:t xml:space="preserve">17. </w:t>
            </w:r>
            <w:proofErr w:type="spellStart"/>
            <w:r w:rsidRPr="007343F5">
              <w:rPr>
                <w:sz w:val="16"/>
                <w:szCs w:val="16"/>
              </w:rPr>
              <w:t>Sainte-Chapelle</w:t>
            </w:r>
            <w:proofErr w:type="spellEnd"/>
            <w:r w:rsidRPr="007343F5">
              <w:rPr>
                <w:sz w:val="16"/>
                <w:szCs w:val="16"/>
              </w:rPr>
              <w:t xml:space="preserve"> </w:t>
            </w:r>
          </w:p>
        </w:tc>
        <w:tc>
          <w:tcPr>
            <w:tcW w:w="7230" w:type="dxa"/>
            <w:hideMark/>
          </w:tcPr>
          <w:p w14:paraId="7D81E80C" w14:textId="77777777" w:rsidR="00F111FC" w:rsidRPr="007343F5" w:rsidRDefault="00F111FC">
            <w:pPr>
              <w:rPr>
                <w:sz w:val="16"/>
                <w:szCs w:val="16"/>
              </w:rPr>
            </w:pPr>
            <w:r w:rsidRPr="007343F5">
              <w:rPr>
                <w:sz w:val="16"/>
                <w:szCs w:val="16"/>
              </w:rPr>
              <w:t xml:space="preserve">La </w:t>
            </w:r>
            <w:proofErr w:type="spellStart"/>
            <w:r w:rsidRPr="007343F5">
              <w:rPr>
                <w:sz w:val="16"/>
                <w:szCs w:val="16"/>
              </w:rPr>
              <w:t>Sainte-Chapelle</w:t>
            </w:r>
            <w:proofErr w:type="spellEnd"/>
            <w:r w:rsidRPr="007343F5">
              <w:rPr>
                <w:sz w:val="16"/>
                <w:szCs w:val="16"/>
              </w:rPr>
              <w:t xml:space="preserve"> en París, construida entre 1242 y 1248 bajo el reinado de Luis IX, es una joya del arte gótico francés y un ejemplo sublime de la arquitectura medieval. Situada en el corazón del Palacio de la Cité, esta capilla fue erigida para albergar las reliquias sagradas de la Pasión de Cristo, incluidas la corona de espinas y un fragmento de la cruz. Diseñada por el arquitecto Pierre de </w:t>
            </w:r>
            <w:proofErr w:type="spellStart"/>
            <w:r w:rsidRPr="007343F5">
              <w:rPr>
                <w:sz w:val="16"/>
                <w:szCs w:val="16"/>
              </w:rPr>
              <w:t>Montreuil</w:t>
            </w:r>
            <w:proofErr w:type="spellEnd"/>
            <w:r w:rsidRPr="007343F5">
              <w:rPr>
                <w:sz w:val="16"/>
                <w:szCs w:val="16"/>
              </w:rPr>
              <w:t xml:space="preserve">, la </w:t>
            </w:r>
            <w:proofErr w:type="spellStart"/>
            <w:r w:rsidRPr="007343F5">
              <w:rPr>
                <w:sz w:val="16"/>
                <w:szCs w:val="16"/>
              </w:rPr>
              <w:t>Sainte-Chapelle</w:t>
            </w:r>
            <w:proofErr w:type="spellEnd"/>
            <w:r w:rsidRPr="007343F5">
              <w:rPr>
                <w:sz w:val="16"/>
                <w:szCs w:val="16"/>
              </w:rPr>
              <w:t xml:space="preserve"> destaca por su impresionante colección de vitrales que cubren las paredes casi en su totalidad, creando un efecto luminoso y colorido que transforma el espacio en un verdadero "lugar celestial". </w:t>
            </w:r>
            <w:r w:rsidRPr="007343F5">
              <w:rPr>
                <w:sz w:val="16"/>
                <w:szCs w:val="16"/>
              </w:rPr>
              <w:br/>
            </w:r>
            <w:r w:rsidRPr="007343F5">
              <w:rPr>
                <w:sz w:val="16"/>
                <w:szCs w:val="16"/>
              </w:rPr>
              <w:br/>
              <w:t xml:space="preserve">Su planta en forma de cruz, con una nave central elevada y un coro orientado hacia el este, enfatiza la verticalidad y la luminosidad del edificio. La </w:t>
            </w:r>
            <w:proofErr w:type="spellStart"/>
            <w:r w:rsidRPr="007343F5">
              <w:rPr>
                <w:sz w:val="16"/>
                <w:szCs w:val="16"/>
              </w:rPr>
              <w:t>Sainte-Chapelle</w:t>
            </w:r>
            <w:proofErr w:type="spellEnd"/>
            <w:r w:rsidRPr="007343F5">
              <w:rPr>
                <w:sz w:val="16"/>
                <w:szCs w:val="16"/>
              </w:rPr>
              <w:t xml:space="preserve"> no solo representa un logro arquitectónico de su tiempo, sino también un símbolo de la devoción religiosa y el poder real, que ha perdurado como un testimonio de la magnificencia del gótico y el esplendor de la monarquía francesa.</w:t>
            </w:r>
          </w:p>
        </w:tc>
        <w:tc>
          <w:tcPr>
            <w:tcW w:w="705" w:type="dxa"/>
            <w:hideMark/>
          </w:tcPr>
          <w:p w14:paraId="7BAFFDDB" w14:textId="77777777" w:rsidR="00F111FC" w:rsidRPr="007343F5" w:rsidRDefault="00F111FC" w:rsidP="00F111FC">
            <w:pPr>
              <w:rPr>
                <w:sz w:val="16"/>
                <w:szCs w:val="16"/>
              </w:rPr>
            </w:pPr>
            <w:r w:rsidRPr="007343F5">
              <w:rPr>
                <w:sz w:val="16"/>
                <w:szCs w:val="16"/>
              </w:rPr>
              <w:t>17A</w:t>
            </w:r>
          </w:p>
        </w:tc>
      </w:tr>
      <w:tr w:rsidR="00F111FC" w:rsidRPr="007343F5" w14:paraId="0A9BDDDF" w14:textId="77777777" w:rsidTr="00786FA4">
        <w:trPr>
          <w:trHeight w:val="978"/>
        </w:trPr>
        <w:tc>
          <w:tcPr>
            <w:tcW w:w="1129" w:type="dxa"/>
            <w:hideMark/>
          </w:tcPr>
          <w:p w14:paraId="145BAD25" w14:textId="77777777" w:rsidR="00F111FC" w:rsidRPr="007343F5" w:rsidRDefault="00F111FC">
            <w:pPr>
              <w:rPr>
                <w:sz w:val="16"/>
                <w:szCs w:val="16"/>
              </w:rPr>
            </w:pPr>
            <w:r w:rsidRPr="007343F5">
              <w:rPr>
                <w:sz w:val="16"/>
                <w:szCs w:val="16"/>
              </w:rPr>
              <w:t xml:space="preserve">18. Casa de la Cascada </w:t>
            </w:r>
          </w:p>
        </w:tc>
        <w:tc>
          <w:tcPr>
            <w:tcW w:w="7230" w:type="dxa"/>
            <w:hideMark/>
          </w:tcPr>
          <w:p w14:paraId="1C0E14D9" w14:textId="77777777" w:rsidR="00F111FC" w:rsidRPr="007343F5" w:rsidRDefault="00F111FC">
            <w:pPr>
              <w:rPr>
                <w:sz w:val="16"/>
                <w:szCs w:val="16"/>
              </w:rPr>
            </w:pPr>
            <w:r w:rsidRPr="007343F5">
              <w:rPr>
                <w:sz w:val="16"/>
                <w:szCs w:val="16"/>
              </w:rPr>
              <w:t xml:space="preserve">La Casa de la Cascada, también conocida como </w:t>
            </w:r>
            <w:proofErr w:type="spellStart"/>
            <w:r w:rsidRPr="007343F5">
              <w:rPr>
                <w:sz w:val="16"/>
                <w:szCs w:val="16"/>
              </w:rPr>
              <w:t>Fallingwater</w:t>
            </w:r>
            <w:proofErr w:type="spellEnd"/>
            <w:r w:rsidRPr="007343F5">
              <w:rPr>
                <w:sz w:val="16"/>
                <w:szCs w:val="16"/>
              </w:rPr>
              <w:t xml:space="preserve">, fue diseñada por el arquitecto estadounidense Frank Lloyd Wright y construida entre 1936 y 1939 en las montañas de Pensilvania para la familia Kaufmann. Este icónico edificio es un ejemplo magistral de la filosofía arquitectónica de Wright, conocida como "arquitectura orgánica", que busca una armonía entre la estructura y su entorno natural. La casa está situada sobre una cascada, integrando el sonido y la vista del agua como parte de la experiencia del espacio habitable. </w:t>
            </w:r>
            <w:r w:rsidRPr="007343F5">
              <w:rPr>
                <w:sz w:val="16"/>
                <w:szCs w:val="16"/>
              </w:rPr>
              <w:br/>
            </w:r>
            <w:r w:rsidRPr="007343F5">
              <w:rPr>
                <w:sz w:val="16"/>
                <w:szCs w:val="16"/>
              </w:rPr>
              <w:br/>
              <w:t xml:space="preserve">Con sus terrazas en voladizo y el uso de materiales locales, como piedra y hormigón, la Casa de la Cascada parece emerger de la misma naturaleza que la rodea. Considerada una obra maestra de la arquitectura moderna, el diseño de Wright no solo redefine la relación entre el hombre y la naturaleza, sino que también ha influido profundamente en la manera de concebir los espacios residenciales en el siglo XX. </w:t>
            </w:r>
          </w:p>
        </w:tc>
        <w:tc>
          <w:tcPr>
            <w:tcW w:w="705" w:type="dxa"/>
            <w:hideMark/>
          </w:tcPr>
          <w:p w14:paraId="63428958" w14:textId="77777777" w:rsidR="00F111FC" w:rsidRPr="007343F5" w:rsidRDefault="00F111FC" w:rsidP="00F111FC">
            <w:pPr>
              <w:rPr>
                <w:sz w:val="16"/>
                <w:szCs w:val="16"/>
              </w:rPr>
            </w:pPr>
            <w:r w:rsidRPr="007343F5">
              <w:rPr>
                <w:sz w:val="16"/>
                <w:szCs w:val="16"/>
              </w:rPr>
              <w:t>18A</w:t>
            </w:r>
          </w:p>
        </w:tc>
      </w:tr>
      <w:tr w:rsidR="00F111FC" w:rsidRPr="007343F5" w14:paraId="576687DC" w14:textId="77777777" w:rsidTr="00786FA4">
        <w:trPr>
          <w:trHeight w:val="1127"/>
        </w:trPr>
        <w:tc>
          <w:tcPr>
            <w:tcW w:w="1129" w:type="dxa"/>
            <w:hideMark/>
          </w:tcPr>
          <w:p w14:paraId="189B72E1" w14:textId="77777777" w:rsidR="00F111FC" w:rsidRPr="007343F5" w:rsidRDefault="00F111FC">
            <w:pPr>
              <w:rPr>
                <w:sz w:val="16"/>
                <w:szCs w:val="16"/>
              </w:rPr>
            </w:pPr>
            <w:r w:rsidRPr="007343F5">
              <w:rPr>
                <w:sz w:val="16"/>
                <w:szCs w:val="16"/>
              </w:rPr>
              <w:t xml:space="preserve">19. Casa Farnsworth </w:t>
            </w:r>
          </w:p>
        </w:tc>
        <w:tc>
          <w:tcPr>
            <w:tcW w:w="7230" w:type="dxa"/>
            <w:hideMark/>
          </w:tcPr>
          <w:p w14:paraId="1E92E46D" w14:textId="77777777" w:rsidR="00F111FC" w:rsidRPr="007343F5" w:rsidRDefault="00F111FC">
            <w:pPr>
              <w:rPr>
                <w:sz w:val="16"/>
                <w:szCs w:val="16"/>
              </w:rPr>
            </w:pPr>
            <w:r w:rsidRPr="007343F5">
              <w:rPr>
                <w:sz w:val="16"/>
                <w:szCs w:val="16"/>
              </w:rPr>
              <w:t xml:space="preserve">La Casa Farnsworth, diseñada por el arquitecto alemán Ludwig Mies van </w:t>
            </w:r>
            <w:proofErr w:type="spellStart"/>
            <w:r w:rsidRPr="007343F5">
              <w:rPr>
                <w:sz w:val="16"/>
                <w:szCs w:val="16"/>
              </w:rPr>
              <w:t>der</w:t>
            </w:r>
            <w:proofErr w:type="spellEnd"/>
            <w:r w:rsidRPr="007343F5">
              <w:rPr>
                <w:sz w:val="16"/>
                <w:szCs w:val="16"/>
              </w:rPr>
              <w:t xml:space="preserve"> Rohe y construida entre 1945 y 1951 en Plano, Illinois, es un icono de la arquitectura moderna y un ejemplo paradigmático del estilo internacional. Concebida como una casa de fin de semana para la doctora Edith Farnsworth, la estructura se caracteriza por su simplicidad formal, basada en la transparencia y la pureza de sus líneas. Elevada sobre pilotes y completamente acristalada, la casa busca una integración perfecta con el paisaje natural circundante, creando una conexión fluida entre el interior y el exterior. </w:t>
            </w:r>
            <w:r w:rsidRPr="007343F5">
              <w:rPr>
                <w:sz w:val="16"/>
                <w:szCs w:val="16"/>
              </w:rPr>
              <w:br/>
            </w:r>
            <w:r w:rsidRPr="007343F5">
              <w:rPr>
                <w:sz w:val="16"/>
                <w:szCs w:val="16"/>
              </w:rPr>
              <w:br/>
              <w:t xml:space="preserve">La estructura de acero y vidrio, junto con la ausencia de ornamentación, refleja los principios de “menos es más” de Mies, donde la funcionalidad y la claridad espacial prevalecen. A pesar de su aparente sencillez, la Casa Farnsworth representa un equilibrio sofisticado entre la forma arquitectónica, la naturaleza y el habitar humano. </w:t>
            </w:r>
          </w:p>
        </w:tc>
        <w:tc>
          <w:tcPr>
            <w:tcW w:w="705" w:type="dxa"/>
            <w:hideMark/>
          </w:tcPr>
          <w:p w14:paraId="0451F667" w14:textId="77777777" w:rsidR="00F111FC" w:rsidRPr="007343F5" w:rsidRDefault="00F111FC" w:rsidP="00F111FC">
            <w:pPr>
              <w:rPr>
                <w:sz w:val="16"/>
                <w:szCs w:val="16"/>
              </w:rPr>
            </w:pPr>
            <w:r w:rsidRPr="007343F5">
              <w:rPr>
                <w:sz w:val="16"/>
                <w:szCs w:val="16"/>
              </w:rPr>
              <w:t>19A</w:t>
            </w:r>
          </w:p>
        </w:tc>
      </w:tr>
      <w:tr w:rsidR="00F111FC" w:rsidRPr="007343F5" w14:paraId="286DE9F9" w14:textId="77777777" w:rsidTr="00786FA4">
        <w:trPr>
          <w:trHeight w:val="250"/>
        </w:trPr>
        <w:tc>
          <w:tcPr>
            <w:tcW w:w="1129" w:type="dxa"/>
            <w:hideMark/>
          </w:tcPr>
          <w:p w14:paraId="1376F6D7" w14:textId="77777777" w:rsidR="00F111FC" w:rsidRPr="007343F5" w:rsidRDefault="00F111FC">
            <w:pPr>
              <w:rPr>
                <w:sz w:val="16"/>
                <w:szCs w:val="16"/>
              </w:rPr>
            </w:pPr>
            <w:r w:rsidRPr="007343F5">
              <w:rPr>
                <w:sz w:val="16"/>
                <w:szCs w:val="16"/>
              </w:rPr>
              <w:t>20. Villa Capra</w:t>
            </w:r>
          </w:p>
        </w:tc>
        <w:tc>
          <w:tcPr>
            <w:tcW w:w="7230" w:type="dxa"/>
            <w:hideMark/>
          </w:tcPr>
          <w:p w14:paraId="55E84981" w14:textId="77777777" w:rsidR="00F111FC" w:rsidRPr="007343F5" w:rsidRDefault="00F111FC">
            <w:pPr>
              <w:rPr>
                <w:sz w:val="16"/>
                <w:szCs w:val="16"/>
              </w:rPr>
            </w:pPr>
            <w:r w:rsidRPr="007343F5">
              <w:rPr>
                <w:sz w:val="16"/>
                <w:szCs w:val="16"/>
              </w:rPr>
              <w:t xml:space="preserve">La Villa Capra, también conocida como La Rotonda, es una de las obras más emblemáticas del arquitecto renacentista Andrea Palladio, situada cerca de Vicenza, Italia. Construida entre 1566 y 1571 para el sacerdote Paolo </w:t>
            </w:r>
            <w:proofErr w:type="spellStart"/>
            <w:r w:rsidRPr="007343F5">
              <w:rPr>
                <w:sz w:val="16"/>
                <w:szCs w:val="16"/>
              </w:rPr>
              <w:t>Almerico</w:t>
            </w:r>
            <w:proofErr w:type="spellEnd"/>
            <w:r w:rsidRPr="007343F5">
              <w:rPr>
                <w:sz w:val="16"/>
                <w:szCs w:val="16"/>
              </w:rPr>
              <w:t xml:space="preserve">, la villa es un ejemplo destacado de la arquitectura </w:t>
            </w:r>
            <w:proofErr w:type="spellStart"/>
            <w:r w:rsidRPr="007343F5">
              <w:rPr>
                <w:sz w:val="16"/>
                <w:szCs w:val="16"/>
              </w:rPr>
              <w:t>palladiana</w:t>
            </w:r>
            <w:proofErr w:type="spellEnd"/>
            <w:r w:rsidRPr="007343F5">
              <w:rPr>
                <w:sz w:val="16"/>
                <w:szCs w:val="16"/>
              </w:rPr>
              <w:t xml:space="preserve">, caracterizada por su simetría y armonía geométrica. </w:t>
            </w:r>
            <w:r w:rsidRPr="007343F5">
              <w:rPr>
                <w:sz w:val="16"/>
                <w:szCs w:val="16"/>
              </w:rPr>
              <w:br/>
            </w:r>
            <w:r w:rsidRPr="007343F5">
              <w:rPr>
                <w:sz w:val="16"/>
                <w:szCs w:val="16"/>
              </w:rPr>
              <w:br/>
              <w:t xml:space="preserve">Inspirada en la arquitectura clásica romana, su diseño centralizado cuenta con una planta cuadrada y una cúpula circular en el centro, lo que le confiere una apariencia de templo clásico. Las cuatro fachadas idénticas, cada una con un pórtico de columnas, refuerzan la sensación de equilibrio y perfección. La Villa Capra influyó en el desarrollo de la arquitectura neoclásica y sigue siendo un referente en la historia del diseño arquitectónico occidental. </w:t>
            </w:r>
          </w:p>
        </w:tc>
        <w:tc>
          <w:tcPr>
            <w:tcW w:w="705" w:type="dxa"/>
            <w:hideMark/>
          </w:tcPr>
          <w:p w14:paraId="4B58CAEE" w14:textId="77777777" w:rsidR="00F111FC" w:rsidRPr="007343F5" w:rsidRDefault="00F111FC" w:rsidP="00F111FC">
            <w:pPr>
              <w:rPr>
                <w:sz w:val="16"/>
                <w:szCs w:val="16"/>
              </w:rPr>
            </w:pPr>
            <w:r w:rsidRPr="007343F5">
              <w:rPr>
                <w:sz w:val="16"/>
                <w:szCs w:val="16"/>
              </w:rPr>
              <w:t>20A</w:t>
            </w:r>
          </w:p>
        </w:tc>
      </w:tr>
      <w:tr w:rsidR="00F111FC" w:rsidRPr="007343F5" w14:paraId="469F87A4" w14:textId="77777777" w:rsidTr="00786FA4">
        <w:trPr>
          <w:trHeight w:val="978"/>
        </w:trPr>
        <w:tc>
          <w:tcPr>
            <w:tcW w:w="1129" w:type="dxa"/>
            <w:hideMark/>
          </w:tcPr>
          <w:p w14:paraId="1BB5C34F" w14:textId="77777777" w:rsidR="00F111FC" w:rsidRPr="007343F5" w:rsidRDefault="00F111FC">
            <w:pPr>
              <w:rPr>
                <w:sz w:val="16"/>
                <w:szCs w:val="16"/>
              </w:rPr>
            </w:pPr>
            <w:r w:rsidRPr="007343F5">
              <w:rPr>
                <w:sz w:val="16"/>
                <w:szCs w:val="16"/>
              </w:rPr>
              <w:t xml:space="preserve">1. Centro </w:t>
            </w:r>
            <w:proofErr w:type="spellStart"/>
            <w:r w:rsidRPr="007343F5">
              <w:rPr>
                <w:sz w:val="16"/>
                <w:szCs w:val="16"/>
              </w:rPr>
              <w:t>Heydar</w:t>
            </w:r>
            <w:proofErr w:type="spellEnd"/>
            <w:r w:rsidRPr="007343F5">
              <w:rPr>
                <w:sz w:val="16"/>
                <w:szCs w:val="16"/>
              </w:rPr>
              <w:t xml:space="preserve"> </w:t>
            </w:r>
            <w:proofErr w:type="spellStart"/>
            <w:r w:rsidRPr="007343F5">
              <w:rPr>
                <w:sz w:val="16"/>
                <w:szCs w:val="16"/>
              </w:rPr>
              <w:t>Aliyev</w:t>
            </w:r>
            <w:proofErr w:type="spellEnd"/>
          </w:p>
        </w:tc>
        <w:tc>
          <w:tcPr>
            <w:tcW w:w="7230" w:type="dxa"/>
            <w:hideMark/>
          </w:tcPr>
          <w:p w14:paraId="27127CFA" w14:textId="77777777" w:rsidR="00F111FC" w:rsidRPr="007343F5" w:rsidRDefault="00F111FC">
            <w:pPr>
              <w:rPr>
                <w:sz w:val="16"/>
                <w:szCs w:val="16"/>
              </w:rPr>
            </w:pPr>
            <w:r w:rsidRPr="007343F5">
              <w:rPr>
                <w:sz w:val="16"/>
                <w:szCs w:val="16"/>
              </w:rPr>
              <w:t xml:space="preserve">El Centro </w:t>
            </w:r>
            <w:proofErr w:type="spellStart"/>
            <w:r w:rsidRPr="007343F5">
              <w:rPr>
                <w:sz w:val="16"/>
                <w:szCs w:val="16"/>
              </w:rPr>
              <w:t>Heydar</w:t>
            </w:r>
            <w:proofErr w:type="spellEnd"/>
            <w:r w:rsidRPr="007343F5">
              <w:rPr>
                <w:sz w:val="16"/>
                <w:szCs w:val="16"/>
              </w:rPr>
              <w:t xml:space="preserve"> </w:t>
            </w:r>
            <w:proofErr w:type="spellStart"/>
            <w:r w:rsidRPr="007343F5">
              <w:rPr>
                <w:sz w:val="16"/>
                <w:szCs w:val="16"/>
              </w:rPr>
              <w:t>Aliyev</w:t>
            </w:r>
            <w:proofErr w:type="spellEnd"/>
            <w:r w:rsidRPr="007343F5">
              <w:rPr>
                <w:sz w:val="16"/>
                <w:szCs w:val="16"/>
              </w:rPr>
              <w:t xml:space="preserve">, diseñado por la arquitecta Zaha Hadid e inaugurado en 2012 en Bakú, Azerbaiyán, representa un hito en la arquitectura contemporánea por su innovador lenguaje formal y su ruptura con la rigidez del urbanismo soviético previo. Concebido como un símbolo de modernidad y progreso cultural, el edificio alberga espacios para exposiciones, conferencias y actividades culturales, en homenaje al expresidente </w:t>
            </w:r>
            <w:proofErr w:type="spellStart"/>
            <w:r w:rsidRPr="007343F5">
              <w:rPr>
                <w:sz w:val="16"/>
                <w:szCs w:val="16"/>
              </w:rPr>
              <w:t>Heydar</w:t>
            </w:r>
            <w:proofErr w:type="spellEnd"/>
            <w:r w:rsidRPr="007343F5">
              <w:rPr>
                <w:sz w:val="16"/>
                <w:szCs w:val="16"/>
              </w:rPr>
              <w:t xml:space="preserve"> </w:t>
            </w:r>
            <w:proofErr w:type="spellStart"/>
            <w:r w:rsidRPr="007343F5">
              <w:rPr>
                <w:sz w:val="16"/>
                <w:szCs w:val="16"/>
              </w:rPr>
              <w:t>Aliyev</w:t>
            </w:r>
            <w:proofErr w:type="spellEnd"/>
            <w:r w:rsidRPr="007343F5">
              <w:rPr>
                <w:sz w:val="16"/>
                <w:szCs w:val="16"/>
              </w:rPr>
              <w:t xml:space="preserve">. </w:t>
            </w:r>
            <w:r w:rsidRPr="007343F5">
              <w:rPr>
                <w:sz w:val="16"/>
                <w:szCs w:val="16"/>
              </w:rPr>
              <w:br/>
            </w:r>
            <w:r w:rsidRPr="007343F5">
              <w:rPr>
                <w:sz w:val="16"/>
                <w:szCs w:val="16"/>
              </w:rPr>
              <w:br/>
              <w:t xml:space="preserve">Su diseño fluido y orgánico, caracterizado por curvas continuas y superficies blancas sin ángulos rectos, encarna la visión de Hadid de una arquitectura dinámica que se integra armónicamente con el entorno. La estructura se convierte no solo en una pieza funcional, sino también en una expresión escultural que redefine la relación entre forma y función, consolidándose como una de las obras más icónicas del siglo XXI y como testimonio del legado de Hadid en el panorama global de la arquitectura. </w:t>
            </w:r>
          </w:p>
        </w:tc>
        <w:tc>
          <w:tcPr>
            <w:tcW w:w="705" w:type="dxa"/>
            <w:hideMark/>
          </w:tcPr>
          <w:p w14:paraId="0B513D0B" w14:textId="77777777" w:rsidR="00F111FC" w:rsidRPr="007343F5" w:rsidRDefault="00F111FC" w:rsidP="00F111FC">
            <w:pPr>
              <w:rPr>
                <w:sz w:val="16"/>
                <w:szCs w:val="16"/>
              </w:rPr>
            </w:pPr>
            <w:r w:rsidRPr="007343F5">
              <w:rPr>
                <w:sz w:val="16"/>
                <w:szCs w:val="16"/>
              </w:rPr>
              <w:t>1B</w:t>
            </w:r>
          </w:p>
        </w:tc>
      </w:tr>
      <w:tr w:rsidR="00F111FC" w:rsidRPr="007343F5" w14:paraId="230C4EC3" w14:textId="77777777" w:rsidTr="00786FA4">
        <w:trPr>
          <w:trHeight w:val="1687"/>
        </w:trPr>
        <w:tc>
          <w:tcPr>
            <w:tcW w:w="1129" w:type="dxa"/>
            <w:hideMark/>
          </w:tcPr>
          <w:p w14:paraId="712384B4" w14:textId="77777777" w:rsidR="00F111FC" w:rsidRPr="007343F5" w:rsidRDefault="00F111FC">
            <w:pPr>
              <w:rPr>
                <w:sz w:val="16"/>
                <w:szCs w:val="16"/>
              </w:rPr>
            </w:pPr>
            <w:r w:rsidRPr="007343F5">
              <w:rPr>
                <w:sz w:val="16"/>
                <w:szCs w:val="16"/>
              </w:rPr>
              <w:t xml:space="preserve">2. Basílica de Majencio </w:t>
            </w:r>
          </w:p>
        </w:tc>
        <w:tc>
          <w:tcPr>
            <w:tcW w:w="7230" w:type="dxa"/>
            <w:hideMark/>
          </w:tcPr>
          <w:p w14:paraId="7AA6DD55" w14:textId="77777777" w:rsidR="00F111FC" w:rsidRPr="007343F5" w:rsidRDefault="00F111FC">
            <w:pPr>
              <w:rPr>
                <w:sz w:val="16"/>
                <w:szCs w:val="16"/>
              </w:rPr>
            </w:pPr>
            <w:r w:rsidRPr="007343F5">
              <w:rPr>
                <w:sz w:val="16"/>
                <w:szCs w:val="16"/>
              </w:rPr>
              <w:t xml:space="preserve">La Basílica de Majencio, también conocida como Basílica de Constantino, fue iniciada en el año 306 d.C. por el emperador Majencio y finalizada por Constantino I tras su victoria en la batalla del Puente </w:t>
            </w:r>
            <w:proofErr w:type="spellStart"/>
            <w:r w:rsidRPr="007343F5">
              <w:rPr>
                <w:sz w:val="16"/>
                <w:szCs w:val="16"/>
              </w:rPr>
              <w:t>Milvio</w:t>
            </w:r>
            <w:proofErr w:type="spellEnd"/>
            <w:r w:rsidRPr="007343F5">
              <w:rPr>
                <w:sz w:val="16"/>
                <w:szCs w:val="16"/>
              </w:rPr>
              <w:t xml:space="preserve"> en 312 d.C., consolidándose como la última y más grandiosa de las basílicas civiles de la antigua Roma. Ubicada en el Foro Romano, su diseño monumental refleja una síntesis entre la tradición basilical romana y las innovaciones técnicas propias de las grandes termas imperiales, con un vasto espacio central cubierto por bóvedas de crucería y una imponente nave de más de 35 metros de altura. </w:t>
            </w:r>
            <w:r w:rsidRPr="007343F5">
              <w:rPr>
                <w:sz w:val="16"/>
                <w:szCs w:val="16"/>
              </w:rPr>
              <w:br/>
            </w:r>
            <w:r w:rsidRPr="007343F5">
              <w:rPr>
                <w:sz w:val="16"/>
                <w:szCs w:val="16"/>
              </w:rPr>
              <w:br/>
              <w:t xml:space="preserve">La estructura, sostenida por enormes pilares y arcos de concreto revestido en mármol, evidenciaba el poder del Estado y servía como sede judicial y administrativa. Su escala y concepción espacial influyeron decisivamente en la arquitectura religiosa paleocristiana, anticipando la forma de las futuras iglesias. Aunque parcialmente en ruinas, la Basílica de Majencio sigue siendo un ejemplo sobresaliente del esplendor técnico y simbólico de la Roma </w:t>
            </w:r>
            <w:proofErr w:type="spellStart"/>
            <w:r w:rsidRPr="007343F5">
              <w:rPr>
                <w:sz w:val="16"/>
                <w:szCs w:val="16"/>
              </w:rPr>
              <w:t>tardoimperial</w:t>
            </w:r>
            <w:proofErr w:type="spellEnd"/>
            <w:r w:rsidRPr="007343F5">
              <w:rPr>
                <w:sz w:val="16"/>
                <w:szCs w:val="16"/>
              </w:rPr>
              <w:t xml:space="preserve">. </w:t>
            </w:r>
          </w:p>
        </w:tc>
        <w:tc>
          <w:tcPr>
            <w:tcW w:w="705" w:type="dxa"/>
            <w:hideMark/>
          </w:tcPr>
          <w:p w14:paraId="6E85EE1A" w14:textId="77777777" w:rsidR="00F111FC" w:rsidRPr="007343F5" w:rsidRDefault="00F111FC" w:rsidP="00F111FC">
            <w:pPr>
              <w:rPr>
                <w:sz w:val="16"/>
                <w:szCs w:val="16"/>
              </w:rPr>
            </w:pPr>
            <w:r w:rsidRPr="007343F5">
              <w:rPr>
                <w:sz w:val="16"/>
                <w:szCs w:val="16"/>
              </w:rPr>
              <w:t>2B</w:t>
            </w:r>
          </w:p>
        </w:tc>
      </w:tr>
      <w:tr w:rsidR="00F111FC" w:rsidRPr="007343F5" w14:paraId="1D4687F6" w14:textId="77777777" w:rsidTr="00786FA4">
        <w:trPr>
          <w:trHeight w:val="250"/>
        </w:trPr>
        <w:tc>
          <w:tcPr>
            <w:tcW w:w="1129" w:type="dxa"/>
            <w:hideMark/>
          </w:tcPr>
          <w:p w14:paraId="2A36574C" w14:textId="77777777" w:rsidR="00F111FC" w:rsidRPr="007343F5" w:rsidRDefault="00F111FC">
            <w:pPr>
              <w:rPr>
                <w:sz w:val="16"/>
                <w:szCs w:val="16"/>
              </w:rPr>
            </w:pPr>
            <w:r w:rsidRPr="007343F5">
              <w:rPr>
                <w:sz w:val="16"/>
                <w:szCs w:val="16"/>
              </w:rPr>
              <w:lastRenderedPageBreak/>
              <w:t xml:space="preserve">3. Bauhaus </w:t>
            </w:r>
          </w:p>
        </w:tc>
        <w:tc>
          <w:tcPr>
            <w:tcW w:w="7230" w:type="dxa"/>
            <w:hideMark/>
          </w:tcPr>
          <w:p w14:paraId="01BFCAE4" w14:textId="77777777" w:rsidR="00F111FC" w:rsidRPr="007343F5" w:rsidRDefault="00F111FC">
            <w:pPr>
              <w:rPr>
                <w:sz w:val="16"/>
                <w:szCs w:val="16"/>
              </w:rPr>
            </w:pPr>
            <w:r w:rsidRPr="007343F5">
              <w:rPr>
                <w:sz w:val="16"/>
                <w:szCs w:val="16"/>
              </w:rPr>
              <w:t>El edificio de la Bauhaus en Dessau, diseñado por Walter Gropius e inaugurado en 1926, es una obra fundamental en la historia de la arquitectura moderna y un símbolo del movimiento Bauhaus, que integró arte, diseño y tecnología con un enfoque funcionalista y racional. Concebido como sede de la escuela de diseño más influyente del siglo XX, el edificio refleja los principios de la nueva arquitectura con su estructura modular, uso del acero y el vidrio, y una disposición espacial que promueve la transparencia, la funcionalidad y la colaboración interdisciplinar.</w:t>
            </w:r>
            <w:r w:rsidRPr="007343F5">
              <w:rPr>
                <w:sz w:val="16"/>
                <w:szCs w:val="16"/>
              </w:rPr>
              <w:br/>
            </w:r>
            <w:r w:rsidRPr="007343F5">
              <w:rPr>
                <w:sz w:val="16"/>
                <w:szCs w:val="16"/>
              </w:rPr>
              <w:br/>
              <w:t xml:space="preserve">Su diseño se caracteriza por volúmenes independientes interconectados, grandes ventanales en bandas horizontales y una clara expresión de los materiales, marcando un quiebre con las formas ornamentales tradicionales. El edificio no solo albergó talleres, aulas y residencias, sino que también encarnó el ideal pedagógico de la Bauhaus, consolidándose como una obra maestra del modernismo europeo y un referente perdurable en la evolución de la arquitectura contemporánea. </w:t>
            </w:r>
          </w:p>
        </w:tc>
        <w:tc>
          <w:tcPr>
            <w:tcW w:w="705" w:type="dxa"/>
            <w:hideMark/>
          </w:tcPr>
          <w:p w14:paraId="35D73CDC" w14:textId="77777777" w:rsidR="00F111FC" w:rsidRPr="007343F5" w:rsidRDefault="00F111FC" w:rsidP="00F111FC">
            <w:pPr>
              <w:rPr>
                <w:sz w:val="16"/>
                <w:szCs w:val="16"/>
              </w:rPr>
            </w:pPr>
            <w:r w:rsidRPr="007343F5">
              <w:rPr>
                <w:sz w:val="16"/>
                <w:szCs w:val="16"/>
              </w:rPr>
              <w:t>3B</w:t>
            </w:r>
          </w:p>
        </w:tc>
      </w:tr>
      <w:tr w:rsidR="00F111FC" w:rsidRPr="007343F5" w14:paraId="3E03EDC5" w14:textId="77777777" w:rsidTr="00786FA4">
        <w:trPr>
          <w:trHeight w:val="250"/>
        </w:trPr>
        <w:tc>
          <w:tcPr>
            <w:tcW w:w="1129" w:type="dxa"/>
            <w:hideMark/>
          </w:tcPr>
          <w:p w14:paraId="35DAB026" w14:textId="77777777" w:rsidR="00F111FC" w:rsidRPr="007343F5" w:rsidRDefault="00F111FC">
            <w:pPr>
              <w:rPr>
                <w:sz w:val="16"/>
                <w:szCs w:val="16"/>
              </w:rPr>
            </w:pPr>
            <w:r w:rsidRPr="007343F5">
              <w:rPr>
                <w:sz w:val="16"/>
                <w:szCs w:val="16"/>
              </w:rPr>
              <w:t xml:space="preserve">4. </w:t>
            </w:r>
            <w:proofErr w:type="spellStart"/>
            <w:r w:rsidRPr="007343F5">
              <w:rPr>
                <w:sz w:val="16"/>
                <w:szCs w:val="16"/>
              </w:rPr>
              <w:t>Apadana</w:t>
            </w:r>
            <w:proofErr w:type="spellEnd"/>
            <w:r w:rsidRPr="007343F5">
              <w:rPr>
                <w:sz w:val="16"/>
                <w:szCs w:val="16"/>
              </w:rPr>
              <w:t xml:space="preserve"> Susa </w:t>
            </w:r>
          </w:p>
        </w:tc>
        <w:tc>
          <w:tcPr>
            <w:tcW w:w="7230" w:type="dxa"/>
            <w:hideMark/>
          </w:tcPr>
          <w:p w14:paraId="21A47C18" w14:textId="77777777" w:rsidR="00F111FC" w:rsidRPr="007343F5" w:rsidRDefault="00F111FC">
            <w:pPr>
              <w:rPr>
                <w:sz w:val="16"/>
                <w:szCs w:val="16"/>
              </w:rPr>
            </w:pPr>
            <w:r w:rsidRPr="007343F5">
              <w:rPr>
                <w:sz w:val="16"/>
                <w:szCs w:val="16"/>
              </w:rPr>
              <w:t xml:space="preserve">El palacio de </w:t>
            </w:r>
            <w:proofErr w:type="spellStart"/>
            <w:r w:rsidRPr="007343F5">
              <w:rPr>
                <w:sz w:val="16"/>
                <w:szCs w:val="16"/>
              </w:rPr>
              <w:t>Apadana</w:t>
            </w:r>
            <w:proofErr w:type="spellEnd"/>
            <w:r w:rsidRPr="007343F5">
              <w:rPr>
                <w:sz w:val="16"/>
                <w:szCs w:val="16"/>
              </w:rPr>
              <w:t xml:space="preserve"> en Susa, construido durante el reinado de Darío I entre los siglos VI y V a.C., fue una de las principales residencias del Imperio aqueménida y un símbolo del poder imperial persa. Concebido como un complejo palaciego de funciones ceremoniales y administrativas, el edificio destaca por su gran salón hipóstilo sostenido por imponentes columnas, cuyas bases decoradas con figuras zoomorfas reflejan la maestría artística y la influencia multicultural del imperio. Inspirado en modelos mesopotámicos y elocuente en su uso de relieves ornamentales, el </w:t>
            </w:r>
            <w:proofErr w:type="spellStart"/>
            <w:r w:rsidRPr="007343F5">
              <w:rPr>
                <w:sz w:val="16"/>
                <w:szCs w:val="16"/>
              </w:rPr>
              <w:t>Apadana</w:t>
            </w:r>
            <w:proofErr w:type="spellEnd"/>
            <w:r w:rsidRPr="007343F5">
              <w:rPr>
                <w:sz w:val="16"/>
                <w:szCs w:val="16"/>
              </w:rPr>
              <w:t xml:space="preserve"> de Susa replicó elementos de la arquitectura persa que más tarde se perfeccionarían en Persépolis. </w:t>
            </w:r>
            <w:r w:rsidRPr="007343F5">
              <w:rPr>
                <w:sz w:val="16"/>
                <w:szCs w:val="16"/>
              </w:rPr>
              <w:br/>
            </w:r>
            <w:r w:rsidRPr="007343F5">
              <w:rPr>
                <w:sz w:val="16"/>
                <w:szCs w:val="16"/>
              </w:rPr>
              <w:br/>
              <w:t xml:space="preserve">Sus frisos de ladrillo vidriado con motivos de arqueros y delegaciones tributarias simbolizan la diversidad de los pueblos bajo dominio persa y refuerzan la ideología del monarca como soberano universal. Aunque parcialmente destruido con el tiempo, este edificio conserva un papel fundamental en el estudio de la arquitectura monumental del mundo antiguo y de la política visual del poder aqueménida. </w:t>
            </w:r>
          </w:p>
        </w:tc>
        <w:tc>
          <w:tcPr>
            <w:tcW w:w="705" w:type="dxa"/>
            <w:hideMark/>
          </w:tcPr>
          <w:p w14:paraId="3E3979D6" w14:textId="77777777" w:rsidR="00F111FC" w:rsidRPr="007343F5" w:rsidRDefault="00F111FC" w:rsidP="00F111FC">
            <w:pPr>
              <w:rPr>
                <w:sz w:val="16"/>
                <w:szCs w:val="16"/>
              </w:rPr>
            </w:pPr>
            <w:r w:rsidRPr="007343F5">
              <w:rPr>
                <w:sz w:val="16"/>
                <w:szCs w:val="16"/>
              </w:rPr>
              <w:t>4B</w:t>
            </w:r>
          </w:p>
        </w:tc>
      </w:tr>
      <w:tr w:rsidR="00F111FC" w:rsidRPr="007343F5" w14:paraId="348EAC49" w14:textId="77777777" w:rsidTr="00786FA4">
        <w:trPr>
          <w:trHeight w:val="250"/>
        </w:trPr>
        <w:tc>
          <w:tcPr>
            <w:tcW w:w="1129" w:type="dxa"/>
            <w:hideMark/>
          </w:tcPr>
          <w:p w14:paraId="37C56F0A" w14:textId="77777777" w:rsidR="00F111FC" w:rsidRPr="007343F5" w:rsidRDefault="00F111FC">
            <w:pPr>
              <w:rPr>
                <w:sz w:val="16"/>
                <w:szCs w:val="16"/>
              </w:rPr>
            </w:pPr>
            <w:r w:rsidRPr="007343F5">
              <w:rPr>
                <w:sz w:val="16"/>
                <w:szCs w:val="16"/>
              </w:rPr>
              <w:t xml:space="preserve">5. Altes </w:t>
            </w:r>
            <w:proofErr w:type="spellStart"/>
            <w:r w:rsidRPr="007343F5">
              <w:rPr>
                <w:sz w:val="16"/>
                <w:szCs w:val="16"/>
              </w:rPr>
              <w:t>Museum</w:t>
            </w:r>
            <w:proofErr w:type="spellEnd"/>
          </w:p>
        </w:tc>
        <w:tc>
          <w:tcPr>
            <w:tcW w:w="7230" w:type="dxa"/>
            <w:hideMark/>
          </w:tcPr>
          <w:p w14:paraId="2C41AF9F" w14:textId="77777777" w:rsidR="00F111FC" w:rsidRPr="007343F5" w:rsidRDefault="00F111FC">
            <w:pPr>
              <w:rPr>
                <w:sz w:val="16"/>
                <w:szCs w:val="16"/>
              </w:rPr>
            </w:pPr>
            <w:r w:rsidRPr="007343F5">
              <w:rPr>
                <w:sz w:val="16"/>
                <w:szCs w:val="16"/>
              </w:rPr>
              <w:t xml:space="preserve">El Altes </w:t>
            </w:r>
            <w:proofErr w:type="spellStart"/>
            <w:r w:rsidRPr="007343F5">
              <w:rPr>
                <w:sz w:val="16"/>
                <w:szCs w:val="16"/>
              </w:rPr>
              <w:t>Museum</w:t>
            </w:r>
            <w:proofErr w:type="spellEnd"/>
            <w:r w:rsidRPr="007343F5">
              <w:rPr>
                <w:sz w:val="16"/>
                <w:szCs w:val="16"/>
              </w:rPr>
              <w:t>, ubicado en la Isla de los Museos en Berlín, fue diseñado por Karl Friedrich Schinkel e inaugurado en 1830 como uno de los primeros museos públicos del mundo concebido específicamente para albergar arte. Su arquitectura, profundamente influenciada por los ideales del neoclasicismo, refleja la aspiración ilustrada de hacer accesible el conocimiento y la cultura a la ciudadanía. La fachada principal, compuesta por una majestuosa columnata jónica que remite a los templos de la antigüedad clásica, establece un diálogo directo con el espíritu humanista de la época.</w:t>
            </w:r>
            <w:r w:rsidRPr="007343F5">
              <w:rPr>
                <w:sz w:val="16"/>
                <w:szCs w:val="16"/>
              </w:rPr>
              <w:br/>
            </w:r>
            <w:r w:rsidRPr="007343F5">
              <w:rPr>
                <w:sz w:val="16"/>
                <w:szCs w:val="16"/>
              </w:rPr>
              <w:br/>
              <w:t xml:space="preserve">El edificio, originalmente destinado a resguardar la colección de arte antiguo del reino de Prusia, marcó un punto de inflexión en la arquitectura museística al integrar principios de monumentalidad, simetría y claridad espacial con una función educativa y cívica. El Altes </w:t>
            </w:r>
            <w:proofErr w:type="spellStart"/>
            <w:r w:rsidRPr="007343F5">
              <w:rPr>
                <w:sz w:val="16"/>
                <w:szCs w:val="16"/>
              </w:rPr>
              <w:t>Museum</w:t>
            </w:r>
            <w:proofErr w:type="spellEnd"/>
            <w:r w:rsidRPr="007343F5">
              <w:rPr>
                <w:sz w:val="16"/>
                <w:szCs w:val="16"/>
              </w:rPr>
              <w:t xml:space="preserve"> no solo consolidó el papel del museo como institución pública, sino que también se convirtió en un referente fundamental de la arquitectura del siglo XIX en Europa. </w:t>
            </w:r>
          </w:p>
        </w:tc>
        <w:tc>
          <w:tcPr>
            <w:tcW w:w="705" w:type="dxa"/>
            <w:hideMark/>
          </w:tcPr>
          <w:p w14:paraId="6EFB2A32" w14:textId="77777777" w:rsidR="00F111FC" w:rsidRPr="007343F5" w:rsidRDefault="00F111FC" w:rsidP="00F111FC">
            <w:pPr>
              <w:rPr>
                <w:sz w:val="16"/>
                <w:szCs w:val="16"/>
              </w:rPr>
            </w:pPr>
            <w:r w:rsidRPr="007343F5">
              <w:rPr>
                <w:sz w:val="16"/>
                <w:szCs w:val="16"/>
              </w:rPr>
              <w:t>5B</w:t>
            </w:r>
          </w:p>
        </w:tc>
      </w:tr>
      <w:tr w:rsidR="00F111FC" w:rsidRPr="007343F5" w14:paraId="15F006C1" w14:textId="77777777" w:rsidTr="00786FA4">
        <w:trPr>
          <w:trHeight w:val="250"/>
        </w:trPr>
        <w:tc>
          <w:tcPr>
            <w:tcW w:w="1129" w:type="dxa"/>
            <w:hideMark/>
          </w:tcPr>
          <w:p w14:paraId="60744A8E" w14:textId="77777777" w:rsidR="00F111FC" w:rsidRPr="007343F5" w:rsidRDefault="00F111FC">
            <w:pPr>
              <w:rPr>
                <w:sz w:val="16"/>
                <w:szCs w:val="16"/>
              </w:rPr>
            </w:pPr>
            <w:r w:rsidRPr="007343F5">
              <w:rPr>
                <w:sz w:val="16"/>
                <w:szCs w:val="16"/>
              </w:rPr>
              <w:t xml:space="preserve">6. Capilla Palatina </w:t>
            </w:r>
          </w:p>
        </w:tc>
        <w:tc>
          <w:tcPr>
            <w:tcW w:w="7230" w:type="dxa"/>
            <w:hideMark/>
          </w:tcPr>
          <w:p w14:paraId="685D01D9" w14:textId="77777777" w:rsidR="00F111FC" w:rsidRPr="007343F5" w:rsidRDefault="00F111FC">
            <w:pPr>
              <w:rPr>
                <w:sz w:val="16"/>
                <w:szCs w:val="16"/>
              </w:rPr>
            </w:pPr>
            <w:r w:rsidRPr="007343F5">
              <w:rPr>
                <w:sz w:val="16"/>
                <w:szCs w:val="16"/>
              </w:rPr>
              <w:t>La Capilla Palatina de Aquisgrán, construida entre los años 792 y 805 por orden del emperador Carlomagno, es el núcleo arquitectónico del conjunto que hoy conforma la Catedral de Aquisgrán y uno de los principales testimonios del renacimiento carolingio. Diseñada por el arquitecto Eudes de Metz e inspirada en modelos del arte bizantino y paleocristiano, como San Vital de Rávena, la capilla presenta una planta central octogonal coronada por una cúpula, con un deambulatorio de dos niveles que evidencia una clara intención imperial y simbólica.</w:t>
            </w:r>
            <w:r w:rsidRPr="007343F5">
              <w:rPr>
                <w:sz w:val="16"/>
                <w:szCs w:val="16"/>
              </w:rPr>
              <w:br/>
            </w:r>
            <w:r w:rsidRPr="007343F5">
              <w:rPr>
                <w:sz w:val="16"/>
                <w:szCs w:val="16"/>
              </w:rPr>
              <w:br/>
              <w:t xml:space="preserve">Fue concebida como lugar de culto privado del emperador y más tarde se convirtió en sitio de coronación de los reyes del Sacro Imperio Romano Germánico. Su estructura, basada en proporciones armónicas y materiales de gran calidad como columnas y mármoles traídos de Italia, refleja la ambición de Carlomagno de restaurar la grandeza del Imperio Romano. La Capilla Palatina representa un punto de inflexión en la arquitectura medieval europea y fue declarada Patrimonio de la Humanidad por la UNESCO en 1978. </w:t>
            </w:r>
          </w:p>
        </w:tc>
        <w:tc>
          <w:tcPr>
            <w:tcW w:w="705" w:type="dxa"/>
            <w:hideMark/>
          </w:tcPr>
          <w:p w14:paraId="531CE0FC" w14:textId="77777777" w:rsidR="00F111FC" w:rsidRPr="007343F5" w:rsidRDefault="00F111FC" w:rsidP="00F111FC">
            <w:pPr>
              <w:rPr>
                <w:sz w:val="16"/>
                <w:szCs w:val="16"/>
              </w:rPr>
            </w:pPr>
            <w:r w:rsidRPr="007343F5">
              <w:rPr>
                <w:sz w:val="16"/>
                <w:szCs w:val="16"/>
              </w:rPr>
              <w:t>6B</w:t>
            </w:r>
          </w:p>
        </w:tc>
      </w:tr>
      <w:tr w:rsidR="00F111FC" w:rsidRPr="007343F5" w14:paraId="7A9E2AA5" w14:textId="77777777" w:rsidTr="00786FA4">
        <w:trPr>
          <w:trHeight w:val="250"/>
        </w:trPr>
        <w:tc>
          <w:tcPr>
            <w:tcW w:w="1129" w:type="dxa"/>
            <w:hideMark/>
          </w:tcPr>
          <w:p w14:paraId="343FE079" w14:textId="77777777" w:rsidR="00F111FC" w:rsidRPr="007343F5" w:rsidRDefault="00F111FC">
            <w:pPr>
              <w:rPr>
                <w:sz w:val="16"/>
                <w:szCs w:val="16"/>
              </w:rPr>
            </w:pPr>
            <w:r w:rsidRPr="007343F5">
              <w:rPr>
                <w:sz w:val="16"/>
                <w:szCs w:val="16"/>
              </w:rPr>
              <w:t>7. Banco Industrial Colombiano</w:t>
            </w:r>
          </w:p>
        </w:tc>
        <w:tc>
          <w:tcPr>
            <w:tcW w:w="7230" w:type="dxa"/>
            <w:hideMark/>
          </w:tcPr>
          <w:p w14:paraId="11934AF1" w14:textId="77777777" w:rsidR="00F111FC" w:rsidRPr="007343F5" w:rsidRDefault="00F111FC">
            <w:pPr>
              <w:rPr>
                <w:sz w:val="16"/>
                <w:szCs w:val="16"/>
              </w:rPr>
            </w:pPr>
            <w:r w:rsidRPr="007343F5">
              <w:rPr>
                <w:sz w:val="16"/>
                <w:szCs w:val="16"/>
              </w:rPr>
              <w:t xml:space="preserve">El edificio del Banco Industrial Colombiano en Cali, diseñado por los arquitectos Fernando Borrero, Alfredo Zamorano y Renato </w:t>
            </w:r>
            <w:proofErr w:type="spellStart"/>
            <w:r w:rsidRPr="007343F5">
              <w:rPr>
                <w:sz w:val="16"/>
                <w:szCs w:val="16"/>
              </w:rPr>
              <w:t>Giovanelli</w:t>
            </w:r>
            <w:proofErr w:type="spellEnd"/>
            <w:r w:rsidRPr="007343F5">
              <w:rPr>
                <w:sz w:val="16"/>
                <w:szCs w:val="16"/>
              </w:rPr>
              <w:t xml:space="preserve">, es una obra representativa de la arquitectura moderna colombiana de mediados del siglo XX, concebida como símbolo de progreso y solidez institucional. Inaugurado en 1960, el edificio destaca por su volumetría sobria, el uso expresivo del concreto y la integración de elementos de la arquitectura internacional con soluciones adaptadas al clima tropical. </w:t>
            </w:r>
            <w:r w:rsidRPr="007343F5">
              <w:rPr>
                <w:sz w:val="16"/>
                <w:szCs w:val="16"/>
              </w:rPr>
              <w:br/>
            </w:r>
            <w:r w:rsidRPr="007343F5">
              <w:rPr>
                <w:sz w:val="16"/>
                <w:szCs w:val="16"/>
              </w:rPr>
              <w:br/>
              <w:t>Su diseño racionalista, con énfasis en la funcionalidad y la claridad estructural, incorpora innovaciones técnicas y compositivas propias de la época, como brise-</w:t>
            </w:r>
            <w:proofErr w:type="spellStart"/>
            <w:r w:rsidRPr="007343F5">
              <w:rPr>
                <w:sz w:val="16"/>
                <w:szCs w:val="16"/>
              </w:rPr>
              <w:t>soleils</w:t>
            </w:r>
            <w:proofErr w:type="spellEnd"/>
            <w:r w:rsidRPr="007343F5">
              <w:rPr>
                <w:sz w:val="16"/>
                <w:szCs w:val="16"/>
              </w:rPr>
              <w:t xml:space="preserve"> y amplias superficies acristaladas que responden tanto a criterios estéticos como ambientales. Esta obra consolidó una imagen corporativa moderna para el banco y se convirtió en un hito urbano en el centro de Cali, reflejando los valores de modernización y confianza económica que marcaron el desarrollo arquitectónico del país durante ese periodo. </w:t>
            </w:r>
          </w:p>
        </w:tc>
        <w:tc>
          <w:tcPr>
            <w:tcW w:w="705" w:type="dxa"/>
            <w:hideMark/>
          </w:tcPr>
          <w:p w14:paraId="5AAEAFE1" w14:textId="77777777" w:rsidR="00F111FC" w:rsidRPr="007343F5" w:rsidRDefault="00F111FC" w:rsidP="00F111FC">
            <w:pPr>
              <w:rPr>
                <w:sz w:val="16"/>
                <w:szCs w:val="16"/>
              </w:rPr>
            </w:pPr>
            <w:r w:rsidRPr="007343F5">
              <w:rPr>
                <w:sz w:val="16"/>
                <w:szCs w:val="16"/>
              </w:rPr>
              <w:t>7B</w:t>
            </w:r>
          </w:p>
        </w:tc>
      </w:tr>
      <w:tr w:rsidR="00F111FC" w:rsidRPr="007343F5" w14:paraId="1FD24675" w14:textId="77777777" w:rsidTr="00786FA4">
        <w:trPr>
          <w:trHeight w:val="250"/>
        </w:trPr>
        <w:tc>
          <w:tcPr>
            <w:tcW w:w="1129" w:type="dxa"/>
            <w:hideMark/>
          </w:tcPr>
          <w:p w14:paraId="20D6E8F7" w14:textId="77777777" w:rsidR="00F111FC" w:rsidRPr="007343F5" w:rsidRDefault="00F111FC">
            <w:pPr>
              <w:rPr>
                <w:sz w:val="16"/>
                <w:szCs w:val="16"/>
              </w:rPr>
            </w:pPr>
            <w:r w:rsidRPr="007343F5">
              <w:rPr>
                <w:sz w:val="16"/>
                <w:szCs w:val="16"/>
              </w:rPr>
              <w:t xml:space="preserve">8. Casa Barragán </w:t>
            </w:r>
          </w:p>
        </w:tc>
        <w:tc>
          <w:tcPr>
            <w:tcW w:w="7230" w:type="dxa"/>
            <w:hideMark/>
          </w:tcPr>
          <w:p w14:paraId="6FB40A4B" w14:textId="77777777" w:rsidR="00F111FC" w:rsidRPr="007343F5" w:rsidRDefault="00F111FC">
            <w:pPr>
              <w:rPr>
                <w:sz w:val="16"/>
                <w:szCs w:val="16"/>
              </w:rPr>
            </w:pPr>
            <w:r w:rsidRPr="007343F5">
              <w:rPr>
                <w:sz w:val="16"/>
                <w:szCs w:val="16"/>
              </w:rPr>
              <w:t xml:space="preserve">La Casa Estudio Luis Barragán, construida en 1948 en Ciudad de México, es una de las obras más significativas de la arquitectura moderna en América Latina y un testimonio vivo del pensamiento arquitectónico de su autor, Luis Barragán, quien recibió el Premio Pritzker en 1980. Concebida como su residencia y espacio de trabajo, la casa combina magistralmente elementos de la tradición vernácula mexicana con principios del modernismo internacional, creando una atmósfera introspectiva y espiritual mediante el uso expresivo de la luz, el color, la textura y el vacío. </w:t>
            </w:r>
            <w:r w:rsidRPr="007343F5">
              <w:rPr>
                <w:sz w:val="16"/>
                <w:szCs w:val="16"/>
              </w:rPr>
              <w:br/>
            </w:r>
            <w:r w:rsidRPr="007343F5">
              <w:rPr>
                <w:sz w:val="16"/>
                <w:szCs w:val="16"/>
              </w:rPr>
              <w:lastRenderedPageBreak/>
              <w:br/>
              <w:t xml:space="preserve">El proyecto destaca por su composición volumétrica sobria, la integración de jardines y patios como extensiones del espacio habitable, y una cuidadosa relación entre lo construido y lo contemplativo. Reconocida como Patrimonio Mundial por la UNESCO en 2004, la Casa Estudio representa la culminación de una arquitectura emocional, silenciosa y profundamente personal, que trasciende modas para ofrecer una visión única sobre el habitar moderno. </w:t>
            </w:r>
          </w:p>
        </w:tc>
        <w:tc>
          <w:tcPr>
            <w:tcW w:w="705" w:type="dxa"/>
            <w:hideMark/>
          </w:tcPr>
          <w:p w14:paraId="68FBD2C9" w14:textId="77777777" w:rsidR="00F111FC" w:rsidRPr="007343F5" w:rsidRDefault="00F111FC" w:rsidP="00F111FC">
            <w:pPr>
              <w:rPr>
                <w:sz w:val="16"/>
                <w:szCs w:val="16"/>
              </w:rPr>
            </w:pPr>
            <w:r w:rsidRPr="007343F5">
              <w:rPr>
                <w:sz w:val="16"/>
                <w:szCs w:val="16"/>
              </w:rPr>
              <w:lastRenderedPageBreak/>
              <w:t>8B</w:t>
            </w:r>
          </w:p>
        </w:tc>
      </w:tr>
      <w:tr w:rsidR="00F111FC" w:rsidRPr="007343F5" w14:paraId="5B8BCA05" w14:textId="77777777" w:rsidTr="00786FA4">
        <w:trPr>
          <w:trHeight w:val="250"/>
        </w:trPr>
        <w:tc>
          <w:tcPr>
            <w:tcW w:w="1129" w:type="dxa"/>
            <w:hideMark/>
          </w:tcPr>
          <w:p w14:paraId="60E5BD62" w14:textId="77777777" w:rsidR="00F111FC" w:rsidRPr="007343F5" w:rsidRDefault="00F111FC">
            <w:pPr>
              <w:rPr>
                <w:sz w:val="16"/>
                <w:szCs w:val="16"/>
              </w:rPr>
            </w:pPr>
            <w:r w:rsidRPr="007343F5">
              <w:rPr>
                <w:sz w:val="16"/>
                <w:szCs w:val="16"/>
              </w:rPr>
              <w:t xml:space="preserve">9. Catedral de Pisa </w:t>
            </w:r>
          </w:p>
        </w:tc>
        <w:tc>
          <w:tcPr>
            <w:tcW w:w="7230" w:type="dxa"/>
            <w:hideMark/>
          </w:tcPr>
          <w:p w14:paraId="689F525C" w14:textId="77777777" w:rsidR="00F111FC" w:rsidRPr="007343F5" w:rsidRDefault="00F111FC">
            <w:pPr>
              <w:rPr>
                <w:sz w:val="16"/>
                <w:szCs w:val="16"/>
              </w:rPr>
            </w:pPr>
            <w:r w:rsidRPr="007343F5">
              <w:rPr>
                <w:sz w:val="16"/>
                <w:szCs w:val="16"/>
              </w:rPr>
              <w:t xml:space="preserve">La Catedral de Pisa, dedicada a Santa María </w:t>
            </w:r>
            <w:proofErr w:type="spellStart"/>
            <w:r w:rsidRPr="007343F5">
              <w:rPr>
                <w:sz w:val="16"/>
                <w:szCs w:val="16"/>
              </w:rPr>
              <w:t>Assunta</w:t>
            </w:r>
            <w:proofErr w:type="spellEnd"/>
            <w:r w:rsidRPr="007343F5">
              <w:rPr>
                <w:sz w:val="16"/>
                <w:szCs w:val="16"/>
              </w:rPr>
              <w:t xml:space="preserve">, es una obra maestra del románico pisano cuya construcción comenzó en 1063 bajo la dirección del arquitecto </w:t>
            </w:r>
            <w:proofErr w:type="spellStart"/>
            <w:r w:rsidRPr="007343F5">
              <w:rPr>
                <w:sz w:val="16"/>
                <w:szCs w:val="16"/>
              </w:rPr>
              <w:t>Buscheto</w:t>
            </w:r>
            <w:proofErr w:type="spellEnd"/>
            <w:r w:rsidRPr="007343F5">
              <w:rPr>
                <w:sz w:val="16"/>
                <w:szCs w:val="16"/>
              </w:rPr>
              <w:t xml:space="preserve">, en el contexto del auge marítimo y económico de la República de Pisa. Situada en la famosa Piazza </w:t>
            </w:r>
            <w:proofErr w:type="spellStart"/>
            <w:r w:rsidRPr="007343F5">
              <w:rPr>
                <w:sz w:val="16"/>
                <w:szCs w:val="16"/>
              </w:rPr>
              <w:t>dei</w:t>
            </w:r>
            <w:proofErr w:type="spellEnd"/>
            <w:r w:rsidRPr="007343F5">
              <w:rPr>
                <w:sz w:val="16"/>
                <w:szCs w:val="16"/>
              </w:rPr>
              <w:t xml:space="preserve"> </w:t>
            </w:r>
            <w:proofErr w:type="spellStart"/>
            <w:r w:rsidRPr="007343F5">
              <w:rPr>
                <w:sz w:val="16"/>
                <w:szCs w:val="16"/>
              </w:rPr>
              <w:t>Miracoli</w:t>
            </w:r>
            <w:proofErr w:type="spellEnd"/>
            <w:r w:rsidRPr="007343F5">
              <w:rPr>
                <w:sz w:val="16"/>
                <w:szCs w:val="16"/>
              </w:rPr>
              <w:t xml:space="preserve">, el edificio refleja la ambición y el poder de la ciudad en el siglo XI, integrando influencias bizantinas, islámicas y lombardas que se evidencian en su rica decoración de mármoles policromos, arcos ciegos, incrustaciones y columnas. </w:t>
            </w:r>
            <w:r w:rsidRPr="007343F5">
              <w:rPr>
                <w:sz w:val="16"/>
                <w:szCs w:val="16"/>
              </w:rPr>
              <w:br/>
            </w:r>
            <w:r w:rsidRPr="007343F5">
              <w:rPr>
                <w:sz w:val="16"/>
                <w:szCs w:val="16"/>
              </w:rPr>
              <w:br/>
              <w:t xml:space="preserve">Su planta basilical con transepto, cúpula elíptica y fachada escalonada con galerías superpuestas, junto con elementos estructurales innovadores, marcan un punto culminante en el desarrollo del románico en Italia. La catedral forma parte de un conjunto monumental que incluye el célebre campanario inclinado (la Torre de Pisa) y el baptisterio, y ha sido reconocida como Patrimonio de la Humanidad por la UNESCO. Este edificio no solo es un testimonio de la identidad artística pisana, sino también un símbolo de la síntesis cultural mediterránea de la Edad Media. </w:t>
            </w:r>
          </w:p>
        </w:tc>
        <w:tc>
          <w:tcPr>
            <w:tcW w:w="705" w:type="dxa"/>
            <w:hideMark/>
          </w:tcPr>
          <w:p w14:paraId="432773A1" w14:textId="77777777" w:rsidR="00F111FC" w:rsidRPr="007343F5" w:rsidRDefault="00F111FC" w:rsidP="00F111FC">
            <w:pPr>
              <w:rPr>
                <w:sz w:val="16"/>
                <w:szCs w:val="16"/>
              </w:rPr>
            </w:pPr>
            <w:r w:rsidRPr="007343F5">
              <w:rPr>
                <w:sz w:val="16"/>
                <w:szCs w:val="16"/>
              </w:rPr>
              <w:t>9B</w:t>
            </w:r>
          </w:p>
        </w:tc>
      </w:tr>
      <w:tr w:rsidR="00F111FC" w:rsidRPr="007343F5" w14:paraId="4D978714" w14:textId="77777777" w:rsidTr="00786FA4">
        <w:trPr>
          <w:trHeight w:val="250"/>
        </w:trPr>
        <w:tc>
          <w:tcPr>
            <w:tcW w:w="1129" w:type="dxa"/>
            <w:hideMark/>
          </w:tcPr>
          <w:p w14:paraId="1CD1F630" w14:textId="77777777" w:rsidR="00F111FC" w:rsidRPr="007343F5" w:rsidRDefault="00F111FC">
            <w:pPr>
              <w:rPr>
                <w:sz w:val="16"/>
                <w:szCs w:val="16"/>
              </w:rPr>
            </w:pPr>
            <w:r w:rsidRPr="007343F5">
              <w:rPr>
                <w:sz w:val="16"/>
                <w:szCs w:val="16"/>
              </w:rPr>
              <w:t xml:space="preserve">10. Gran Mezquita de Damasco </w:t>
            </w:r>
          </w:p>
        </w:tc>
        <w:tc>
          <w:tcPr>
            <w:tcW w:w="7230" w:type="dxa"/>
            <w:hideMark/>
          </w:tcPr>
          <w:p w14:paraId="3DDE5725" w14:textId="77777777" w:rsidR="00F111FC" w:rsidRPr="007343F5" w:rsidRDefault="00F111FC">
            <w:pPr>
              <w:rPr>
                <w:sz w:val="16"/>
                <w:szCs w:val="16"/>
              </w:rPr>
            </w:pPr>
            <w:r w:rsidRPr="007343F5">
              <w:rPr>
                <w:sz w:val="16"/>
                <w:szCs w:val="16"/>
              </w:rPr>
              <w:t xml:space="preserve">La Gran Mezquita de Damasco, también conocida como la Mezquita de los Omeyas, es uno de los templos islámicos más antiguos y significativos del mundo, construida entre los años 705 y 715 bajo el califato de Al-Walid I sobre los restos de un templo romano dedicado a Júpiter y de una iglesia bizantina dedicada a San Juan Bautista, cuyos vestigios aún se integran simbólicamente en el recinto. Situada en el corazón de la ciudad vieja de Damasco, la mezquita representa un hito en la arquitectura islámica temprana, al establecer un modelo tipológico que influiría en posteriores construcciones religiosas del mundo islámico. </w:t>
            </w:r>
            <w:r w:rsidRPr="007343F5">
              <w:rPr>
                <w:sz w:val="16"/>
                <w:szCs w:val="16"/>
              </w:rPr>
              <w:br/>
            </w:r>
            <w:r w:rsidRPr="007343F5">
              <w:rPr>
                <w:sz w:val="16"/>
                <w:szCs w:val="16"/>
              </w:rPr>
              <w:br/>
              <w:t xml:space="preserve">Su amplio patio porticado, sus mosaicos bizantinos con paisajes idealizados y su sala de oración con columnas y arcos armoniosamente dispuestos reflejan una síntesis entre herencias grecorromanas, cristianas e islámicas. Más allá de su valor arquitectónico, la Gran Mezquita de Damasco es un símbolo de continuidad histórica y espiritual, considerada uno de los centros más importantes del islam suní y un monumento de profundo significado cultural y religioso hasta nuestros días. </w:t>
            </w:r>
          </w:p>
        </w:tc>
        <w:tc>
          <w:tcPr>
            <w:tcW w:w="705" w:type="dxa"/>
            <w:hideMark/>
          </w:tcPr>
          <w:p w14:paraId="15C1F9C4" w14:textId="77777777" w:rsidR="00F111FC" w:rsidRPr="007343F5" w:rsidRDefault="00F111FC" w:rsidP="00F111FC">
            <w:pPr>
              <w:rPr>
                <w:sz w:val="16"/>
                <w:szCs w:val="16"/>
              </w:rPr>
            </w:pPr>
            <w:r w:rsidRPr="007343F5">
              <w:rPr>
                <w:sz w:val="16"/>
                <w:szCs w:val="16"/>
              </w:rPr>
              <w:t>10B</w:t>
            </w:r>
          </w:p>
        </w:tc>
      </w:tr>
      <w:tr w:rsidR="00F111FC" w:rsidRPr="007343F5" w14:paraId="585A5ACD" w14:textId="77777777" w:rsidTr="00786FA4">
        <w:trPr>
          <w:trHeight w:val="250"/>
        </w:trPr>
        <w:tc>
          <w:tcPr>
            <w:tcW w:w="1129" w:type="dxa"/>
            <w:hideMark/>
          </w:tcPr>
          <w:p w14:paraId="4925F0EB" w14:textId="77777777" w:rsidR="00F111FC" w:rsidRPr="007343F5" w:rsidRDefault="00F111FC">
            <w:pPr>
              <w:rPr>
                <w:sz w:val="16"/>
                <w:szCs w:val="16"/>
              </w:rPr>
            </w:pPr>
            <w:r w:rsidRPr="007343F5">
              <w:rPr>
                <w:sz w:val="16"/>
                <w:szCs w:val="16"/>
              </w:rPr>
              <w:t>11. Casa de la música</w:t>
            </w:r>
          </w:p>
        </w:tc>
        <w:tc>
          <w:tcPr>
            <w:tcW w:w="7230" w:type="dxa"/>
            <w:hideMark/>
          </w:tcPr>
          <w:p w14:paraId="4F983B5D" w14:textId="77777777" w:rsidR="00F111FC" w:rsidRPr="007343F5" w:rsidRDefault="00F111FC">
            <w:pPr>
              <w:rPr>
                <w:sz w:val="16"/>
                <w:szCs w:val="16"/>
              </w:rPr>
            </w:pPr>
            <w:r w:rsidRPr="007343F5">
              <w:rPr>
                <w:sz w:val="16"/>
                <w:szCs w:val="16"/>
              </w:rPr>
              <w:t xml:space="preserve">La Casa de la Música de Oporto, diseñada por el arquitecto holandés Rem Koolhaas y su firma OMA, es uno de los edificios más emblemáticos de la ciudad y un destacado ejemplo de la arquitectura contemporánea en Portugal. Inaugurada en 2005, esta moderna sala de conciertos se caracteriza por su innovadora forma geométrica y su fachada de vidrio angular que rompe con la tradicional estética de los edificios en el centro histórico de Oporto. </w:t>
            </w:r>
            <w:r w:rsidRPr="007343F5">
              <w:rPr>
                <w:sz w:val="16"/>
                <w:szCs w:val="16"/>
              </w:rPr>
              <w:br/>
            </w:r>
            <w:r w:rsidRPr="007343F5">
              <w:rPr>
                <w:sz w:val="16"/>
                <w:szCs w:val="16"/>
              </w:rPr>
              <w:br/>
              <w:t xml:space="preserve">La Casa de la Música no solo es un espacio dedicado a la música, sino también un punto de encuentro cultural, cuyo diseño busca integrar las distintas disciplinas artísticas. Su auditorio, de forma irregular y de alta calidad acústica, ha sido un referente para la música clásica, jazz y otros géneros. El edificio representa un hito arquitectónico que fusiona funcionalidad y estética en un contexto urbano cargado de historia, haciendo de la Casa de la Música un símbolo de la modernidad y el dinamismo cultural de la ciudad. </w:t>
            </w:r>
          </w:p>
        </w:tc>
        <w:tc>
          <w:tcPr>
            <w:tcW w:w="705" w:type="dxa"/>
            <w:hideMark/>
          </w:tcPr>
          <w:p w14:paraId="1E2A5061" w14:textId="77777777" w:rsidR="00F111FC" w:rsidRPr="007343F5" w:rsidRDefault="00F111FC" w:rsidP="00F111FC">
            <w:pPr>
              <w:rPr>
                <w:sz w:val="16"/>
                <w:szCs w:val="16"/>
              </w:rPr>
            </w:pPr>
            <w:r w:rsidRPr="007343F5">
              <w:rPr>
                <w:sz w:val="16"/>
                <w:szCs w:val="16"/>
              </w:rPr>
              <w:t>11B</w:t>
            </w:r>
          </w:p>
        </w:tc>
      </w:tr>
      <w:tr w:rsidR="00F111FC" w:rsidRPr="007343F5" w14:paraId="0F68BA7A" w14:textId="77777777" w:rsidTr="00786FA4">
        <w:trPr>
          <w:trHeight w:val="250"/>
        </w:trPr>
        <w:tc>
          <w:tcPr>
            <w:tcW w:w="1129" w:type="dxa"/>
            <w:hideMark/>
          </w:tcPr>
          <w:p w14:paraId="1D5A41D7" w14:textId="77777777" w:rsidR="00F111FC" w:rsidRPr="007343F5" w:rsidRDefault="00F111FC">
            <w:pPr>
              <w:rPr>
                <w:sz w:val="16"/>
                <w:szCs w:val="16"/>
              </w:rPr>
            </w:pPr>
            <w:r w:rsidRPr="007343F5">
              <w:rPr>
                <w:sz w:val="16"/>
                <w:szCs w:val="16"/>
              </w:rPr>
              <w:t xml:space="preserve">12. Santa María del Fiore </w:t>
            </w:r>
          </w:p>
        </w:tc>
        <w:tc>
          <w:tcPr>
            <w:tcW w:w="7230" w:type="dxa"/>
            <w:hideMark/>
          </w:tcPr>
          <w:p w14:paraId="2A9CA701" w14:textId="77777777" w:rsidR="00F111FC" w:rsidRPr="007343F5" w:rsidRDefault="00F111FC">
            <w:pPr>
              <w:rPr>
                <w:sz w:val="16"/>
                <w:szCs w:val="16"/>
              </w:rPr>
            </w:pPr>
            <w:r w:rsidRPr="007343F5">
              <w:rPr>
                <w:sz w:val="16"/>
                <w:szCs w:val="16"/>
              </w:rPr>
              <w:t xml:space="preserve">La Catedral de Santa María del Fiore, ubicada en Florencia, Italia, es una obra maestra del gótico italiano y del inicio del Renacimiento, cuya construcción se inició en 1296 bajo el diseño de Arnolfo di Cambio y se concluyó estructuralmente en 1436 con la finalización de su cúpula, obra genial de Filippo Brunelleschi. Esta catedral representa un hito en la historia de la arquitectura por la solución técnica y estética de su cúpula autoportante, una innovación sin precedentes en su época, que marcó el renacer de la ingeniería y el pensamiento clásico. </w:t>
            </w:r>
            <w:r w:rsidRPr="007343F5">
              <w:rPr>
                <w:sz w:val="16"/>
                <w:szCs w:val="16"/>
              </w:rPr>
              <w:br/>
            </w:r>
            <w:r w:rsidRPr="007343F5">
              <w:rPr>
                <w:sz w:val="16"/>
                <w:szCs w:val="16"/>
              </w:rPr>
              <w:br/>
              <w:t xml:space="preserve">Su planta en cruz latina, el uso de mármoles policromados en la fachada y su torre campanario diseñada por Giotto la consolidan como símbolo del poder cívico y espiritual de la Florencia medieval. Santa María del Fiore no solo expresa la transición entre la Edad Media y el Renacimiento, sino que también refleja el esplendor artístico e intelectual de una ciudad que fue cuna de grandes transformaciones culturales. </w:t>
            </w:r>
          </w:p>
        </w:tc>
        <w:tc>
          <w:tcPr>
            <w:tcW w:w="705" w:type="dxa"/>
            <w:hideMark/>
          </w:tcPr>
          <w:p w14:paraId="56BF994B" w14:textId="77777777" w:rsidR="00F111FC" w:rsidRPr="007343F5" w:rsidRDefault="00F111FC" w:rsidP="00F111FC">
            <w:pPr>
              <w:rPr>
                <w:sz w:val="16"/>
                <w:szCs w:val="16"/>
              </w:rPr>
            </w:pPr>
            <w:r w:rsidRPr="007343F5">
              <w:rPr>
                <w:sz w:val="16"/>
                <w:szCs w:val="16"/>
              </w:rPr>
              <w:t>12B</w:t>
            </w:r>
          </w:p>
        </w:tc>
      </w:tr>
      <w:tr w:rsidR="00F111FC" w:rsidRPr="007343F5" w14:paraId="68672D81" w14:textId="77777777" w:rsidTr="00786FA4">
        <w:trPr>
          <w:trHeight w:val="250"/>
        </w:trPr>
        <w:tc>
          <w:tcPr>
            <w:tcW w:w="1129" w:type="dxa"/>
            <w:hideMark/>
          </w:tcPr>
          <w:p w14:paraId="3FC680D5" w14:textId="77777777" w:rsidR="00F111FC" w:rsidRPr="007343F5" w:rsidRDefault="00F111FC">
            <w:pPr>
              <w:rPr>
                <w:sz w:val="16"/>
                <w:szCs w:val="16"/>
              </w:rPr>
            </w:pPr>
            <w:r w:rsidRPr="007343F5">
              <w:rPr>
                <w:sz w:val="16"/>
                <w:szCs w:val="16"/>
              </w:rPr>
              <w:t xml:space="preserve">13. San Carlos Cuatro Fuentes </w:t>
            </w:r>
          </w:p>
        </w:tc>
        <w:tc>
          <w:tcPr>
            <w:tcW w:w="7230" w:type="dxa"/>
            <w:hideMark/>
          </w:tcPr>
          <w:p w14:paraId="3D495328" w14:textId="77777777" w:rsidR="00F111FC" w:rsidRPr="007343F5" w:rsidRDefault="00F111FC">
            <w:pPr>
              <w:rPr>
                <w:sz w:val="16"/>
                <w:szCs w:val="16"/>
              </w:rPr>
            </w:pPr>
            <w:r w:rsidRPr="007343F5">
              <w:rPr>
                <w:sz w:val="16"/>
                <w:szCs w:val="16"/>
              </w:rPr>
              <w:t xml:space="preserve">La iglesia de San Carlo </w:t>
            </w:r>
            <w:proofErr w:type="spellStart"/>
            <w:r w:rsidRPr="007343F5">
              <w:rPr>
                <w:sz w:val="16"/>
                <w:szCs w:val="16"/>
              </w:rPr>
              <w:t>alle</w:t>
            </w:r>
            <w:proofErr w:type="spellEnd"/>
            <w:r w:rsidRPr="007343F5">
              <w:rPr>
                <w:sz w:val="16"/>
                <w:szCs w:val="16"/>
              </w:rPr>
              <w:t xml:space="preserve"> Quattro Fontane, también conocida como San </w:t>
            </w:r>
            <w:proofErr w:type="spellStart"/>
            <w:r w:rsidRPr="007343F5">
              <w:rPr>
                <w:sz w:val="16"/>
                <w:szCs w:val="16"/>
              </w:rPr>
              <w:t>Carlino</w:t>
            </w:r>
            <w:proofErr w:type="spellEnd"/>
            <w:r w:rsidRPr="007343F5">
              <w:rPr>
                <w:sz w:val="16"/>
                <w:szCs w:val="16"/>
              </w:rPr>
              <w:t>, es una obra maestra del barroco romano diseñada por Francesco Borromini y construida entre 1638 y 1646 como parte del convento de los Trinitarios Descalzos en una esquina estrecha donde convergen cuatro fuentes, en el cruce de importantes calles de Roma. A pesar de las limitaciones espaciales, Borromini desarrolló una solución arquitectónica innovadora que desafía las convenciones clásicas mediante el uso dinámico de curvas cóncavas y convexas tanto en la fachada como en la planta elíptica del interior, creando un espacio profundamente expresivo y espiritual.</w:t>
            </w:r>
            <w:r w:rsidRPr="007343F5">
              <w:rPr>
                <w:sz w:val="16"/>
                <w:szCs w:val="16"/>
              </w:rPr>
              <w:br/>
            </w:r>
            <w:r w:rsidRPr="007343F5">
              <w:rPr>
                <w:sz w:val="16"/>
                <w:szCs w:val="16"/>
              </w:rPr>
              <w:br/>
              <w:t xml:space="preserve">La cúpula, con su compleja geometría y su tratamiento de la luz, enfatiza la verticalidad y la sensación de movimiento, convirtiéndose en un símbolo de la arquitectura barroca como instrumento de emoción y trascendencia. San Carlo </w:t>
            </w:r>
            <w:proofErr w:type="spellStart"/>
            <w:r w:rsidRPr="007343F5">
              <w:rPr>
                <w:sz w:val="16"/>
                <w:szCs w:val="16"/>
              </w:rPr>
              <w:t>alle</w:t>
            </w:r>
            <w:proofErr w:type="spellEnd"/>
            <w:r w:rsidRPr="007343F5">
              <w:rPr>
                <w:sz w:val="16"/>
                <w:szCs w:val="16"/>
              </w:rPr>
              <w:t xml:space="preserve"> Quattro Fontane no solo consolidó el genio creativo de Borromini, sino que también transformó los cánones arquitectónicos de su tiempo, influenciando generaciones posteriores con su lenguaje audaz y profundamente intelectual.</w:t>
            </w:r>
          </w:p>
        </w:tc>
        <w:tc>
          <w:tcPr>
            <w:tcW w:w="705" w:type="dxa"/>
            <w:hideMark/>
          </w:tcPr>
          <w:p w14:paraId="4107EEF6" w14:textId="77777777" w:rsidR="00F111FC" w:rsidRPr="007343F5" w:rsidRDefault="00F111FC" w:rsidP="00F111FC">
            <w:pPr>
              <w:rPr>
                <w:sz w:val="16"/>
                <w:szCs w:val="16"/>
              </w:rPr>
            </w:pPr>
            <w:r w:rsidRPr="007343F5">
              <w:rPr>
                <w:sz w:val="16"/>
                <w:szCs w:val="16"/>
              </w:rPr>
              <w:t>13B</w:t>
            </w:r>
          </w:p>
        </w:tc>
      </w:tr>
      <w:tr w:rsidR="00F111FC" w:rsidRPr="007343F5" w14:paraId="3363E772" w14:textId="77777777" w:rsidTr="00786FA4">
        <w:trPr>
          <w:trHeight w:val="250"/>
        </w:trPr>
        <w:tc>
          <w:tcPr>
            <w:tcW w:w="1129" w:type="dxa"/>
            <w:hideMark/>
          </w:tcPr>
          <w:p w14:paraId="59499B68" w14:textId="77777777" w:rsidR="00F111FC" w:rsidRPr="007343F5" w:rsidRDefault="00F111FC">
            <w:pPr>
              <w:rPr>
                <w:sz w:val="16"/>
                <w:szCs w:val="16"/>
              </w:rPr>
            </w:pPr>
            <w:r w:rsidRPr="007343F5">
              <w:rPr>
                <w:sz w:val="16"/>
                <w:szCs w:val="16"/>
              </w:rPr>
              <w:lastRenderedPageBreak/>
              <w:t>14. Museo de Arte de São Paulo</w:t>
            </w:r>
          </w:p>
        </w:tc>
        <w:tc>
          <w:tcPr>
            <w:tcW w:w="7230" w:type="dxa"/>
            <w:hideMark/>
          </w:tcPr>
          <w:p w14:paraId="77DBD40C" w14:textId="77777777" w:rsidR="00F111FC" w:rsidRPr="007343F5" w:rsidRDefault="00F111FC">
            <w:pPr>
              <w:rPr>
                <w:sz w:val="16"/>
                <w:szCs w:val="16"/>
              </w:rPr>
            </w:pPr>
            <w:r w:rsidRPr="007343F5">
              <w:rPr>
                <w:sz w:val="16"/>
                <w:szCs w:val="16"/>
              </w:rPr>
              <w:t xml:space="preserve">El Museo de Arte de São Paulo (MASP), diseñado por la arquitecta ítalo-brasileña Lina Bo Bardi e inaugurado en 1968, es una de las obras más emblemáticas de la arquitectura moderna en América Latina. Ubicado sobre la Avenida Paulista, el edificio se distingue por su audaz estructura elevada, sostenida por dos enormes pórticos de concreto que permiten un gran espacio libre de 74 metros debajo de la sala de exposiciones, concebido como una plaza pública. </w:t>
            </w:r>
            <w:r w:rsidRPr="007343F5">
              <w:rPr>
                <w:sz w:val="16"/>
                <w:szCs w:val="16"/>
              </w:rPr>
              <w:br/>
            </w:r>
            <w:r w:rsidRPr="007343F5">
              <w:rPr>
                <w:sz w:val="16"/>
                <w:szCs w:val="16"/>
              </w:rPr>
              <w:br/>
              <w:t xml:space="preserve">Esta solución estructural no solo resuelve con eficiencia el uso del terreno, sino que también convierte al museo en un gesto urbano de apertura y democratización del arte. Bo Bardi introdujo en el diseño interior un innovador sistema de exhibición con paneles de cristal sostenidos por bases de concreto, que permite una relación directa y sin jerarquías entre el espectador y las obras. El MASP representa una síntesis entre funcionalidad, expresividad estructural y compromiso social, consolidándose como ícono cultural y arquitectónico del siglo XX en Brasil. </w:t>
            </w:r>
          </w:p>
        </w:tc>
        <w:tc>
          <w:tcPr>
            <w:tcW w:w="705" w:type="dxa"/>
            <w:hideMark/>
          </w:tcPr>
          <w:p w14:paraId="4762C672" w14:textId="77777777" w:rsidR="00F111FC" w:rsidRPr="007343F5" w:rsidRDefault="00F111FC" w:rsidP="00F111FC">
            <w:pPr>
              <w:rPr>
                <w:sz w:val="16"/>
                <w:szCs w:val="16"/>
              </w:rPr>
            </w:pPr>
            <w:r w:rsidRPr="007343F5">
              <w:rPr>
                <w:sz w:val="16"/>
                <w:szCs w:val="16"/>
              </w:rPr>
              <w:t>14B</w:t>
            </w:r>
          </w:p>
        </w:tc>
      </w:tr>
      <w:tr w:rsidR="00F111FC" w:rsidRPr="007343F5" w14:paraId="28F381F3" w14:textId="77777777" w:rsidTr="00786FA4">
        <w:trPr>
          <w:trHeight w:val="250"/>
        </w:trPr>
        <w:tc>
          <w:tcPr>
            <w:tcW w:w="1129" w:type="dxa"/>
            <w:hideMark/>
          </w:tcPr>
          <w:p w14:paraId="1AB2C6B3" w14:textId="77777777" w:rsidR="00F111FC" w:rsidRPr="007343F5" w:rsidRDefault="00F111FC">
            <w:pPr>
              <w:rPr>
                <w:sz w:val="16"/>
                <w:szCs w:val="16"/>
              </w:rPr>
            </w:pPr>
            <w:r w:rsidRPr="007343F5">
              <w:rPr>
                <w:sz w:val="16"/>
                <w:szCs w:val="16"/>
              </w:rPr>
              <w:t xml:space="preserve">15. Palacio del Gobernador </w:t>
            </w:r>
          </w:p>
        </w:tc>
        <w:tc>
          <w:tcPr>
            <w:tcW w:w="7230" w:type="dxa"/>
            <w:hideMark/>
          </w:tcPr>
          <w:p w14:paraId="577D830A" w14:textId="77777777" w:rsidR="00F111FC" w:rsidRPr="007343F5" w:rsidRDefault="00F111FC">
            <w:pPr>
              <w:rPr>
                <w:sz w:val="16"/>
                <w:szCs w:val="16"/>
              </w:rPr>
            </w:pPr>
            <w:r w:rsidRPr="007343F5">
              <w:rPr>
                <w:sz w:val="16"/>
                <w:szCs w:val="16"/>
              </w:rPr>
              <w:t xml:space="preserve">El Palacio del Gobernador, ubicado en la antigua ciudad maya de Uxmal, en la península de Yucatán, es una de las construcciones más sobresalientes del estilo arquitectónico Puuc y una de las máximas expresiones del esplendor clásico tardío mesoamericano, datado aproximadamente entre los siglos IX y X d.C. Este edificio, de proporciones monumentales y fina ejecución, se extiende a lo largo de una plataforma elevada de más de 100 metros de largo y se distingue por su elaborada decoración en piedra caliza, con intrincados mosaicos geométricos, grecas y representaciones del dios Chaac, deidad de la lluvia, cuya presencia simboliza la dependencia de esta cultura respecto al agua en una región sin fuentes superficiales. </w:t>
            </w:r>
            <w:r w:rsidRPr="007343F5">
              <w:rPr>
                <w:sz w:val="16"/>
                <w:szCs w:val="16"/>
              </w:rPr>
              <w:br/>
            </w:r>
            <w:r w:rsidRPr="007343F5">
              <w:rPr>
                <w:sz w:val="16"/>
                <w:szCs w:val="16"/>
              </w:rPr>
              <w:br/>
              <w:t xml:space="preserve">Su organización espacial, la simetría de sus fachadas y el refinamiento técnico en la talla de sus elementos ornamentales demuestran un avanzado conocimiento constructivo y una compleja organización sociopolítica. El Palacio del Gobernador es considerado una obra maestra de la arquitectura maya y un testimonio del alto desarrollo artístico y cultural alcanzado por Uxmal antes de su declive. </w:t>
            </w:r>
          </w:p>
        </w:tc>
        <w:tc>
          <w:tcPr>
            <w:tcW w:w="705" w:type="dxa"/>
            <w:hideMark/>
          </w:tcPr>
          <w:p w14:paraId="0518F173" w14:textId="77777777" w:rsidR="00F111FC" w:rsidRPr="007343F5" w:rsidRDefault="00F111FC" w:rsidP="00F111FC">
            <w:pPr>
              <w:rPr>
                <w:sz w:val="16"/>
                <w:szCs w:val="16"/>
              </w:rPr>
            </w:pPr>
            <w:r w:rsidRPr="007343F5">
              <w:rPr>
                <w:sz w:val="16"/>
                <w:szCs w:val="16"/>
              </w:rPr>
              <w:t>15B</w:t>
            </w:r>
          </w:p>
        </w:tc>
      </w:tr>
      <w:tr w:rsidR="00F111FC" w:rsidRPr="007343F5" w14:paraId="3E7AD6CF" w14:textId="77777777" w:rsidTr="00786FA4">
        <w:trPr>
          <w:trHeight w:val="250"/>
        </w:trPr>
        <w:tc>
          <w:tcPr>
            <w:tcW w:w="1129" w:type="dxa"/>
            <w:hideMark/>
          </w:tcPr>
          <w:p w14:paraId="20CD1175" w14:textId="77777777" w:rsidR="00F111FC" w:rsidRPr="007343F5" w:rsidRDefault="00F111FC">
            <w:pPr>
              <w:rPr>
                <w:sz w:val="16"/>
                <w:szCs w:val="16"/>
              </w:rPr>
            </w:pPr>
            <w:r w:rsidRPr="007343F5">
              <w:rPr>
                <w:sz w:val="16"/>
                <w:szCs w:val="16"/>
              </w:rPr>
              <w:t>16. Sagrada Familia</w:t>
            </w:r>
          </w:p>
        </w:tc>
        <w:tc>
          <w:tcPr>
            <w:tcW w:w="7230" w:type="dxa"/>
            <w:hideMark/>
          </w:tcPr>
          <w:p w14:paraId="76238899" w14:textId="77777777" w:rsidR="00F111FC" w:rsidRPr="007343F5" w:rsidRDefault="00F111FC">
            <w:pPr>
              <w:rPr>
                <w:sz w:val="16"/>
                <w:szCs w:val="16"/>
              </w:rPr>
            </w:pPr>
            <w:r w:rsidRPr="007343F5">
              <w:rPr>
                <w:sz w:val="16"/>
                <w:szCs w:val="16"/>
              </w:rPr>
              <w:t xml:space="preserve">La Sagrada Familia, ubicada en Barcelona, es una de las obras más singulares y ambiciosas de la arquitectura moderna, iniciada en 1882 y profundamente transformada a partir de 1883 bajo la dirección de Antoni Gaudí, quien dedicó más de 40 años de su vida al proyecto, convirtiéndolo en la culminación de su visión arquitectónica y espiritual. Concebida como un templo expiatorio, la basílica fusiona elementos del gótico tardío con innovaciones estructurales y formales propias del modernismo catalán, destacándose por su complejidad simbólica, el uso expresivo de la luz natural y una geometría orgánica inspirada en la naturaleza. </w:t>
            </w:r>
            <w:r w:rsidRPr="007343F5">
              <w:rPr>
                <w:sz w:val="16"/>
                <w:szCs w:val="16"/>
              </w:rPr>
              <w:br/>
            </w:r>
            <w:r w:rsidRPr="007343F5">
              <w:rPr>
                <w:sz w:val="16"/>
                <w:szCs w:val="16"/>
              </w:rPr>
              <w:br/>
              <w:t xml:space="preserve">Gaudí ideó un sistema constructivo pionero basado en formas parabólicas, hiperbólicas y helicoidales, con una profunda carga religiosa que impregna cada elemento del edificio. Aunque inacabada, la Sagrada Familia ha sido reconocida como Patrimonio Mundial por la UNESCO y sigue en construcción conforme a los planos y maquetas dejados por su autor, erigiéndose como un emblema de la identidad cultural catalana y un referente global de la arquitectura sacra. </w:t>
            </w:r>
          </w:p>
        </w:tc>
        <w:tc>
          <w:tcPr>
            <w:tcW w:w="705" w:type="dxa"/>
            <w:hideMark/>
          </w:tcPr>
          <w:p w14:paraId="4C3C4048" w14:textId="77777777" w:rsidR="00F111FC" w:rsidRPr="007343F5" w:rsidRDefault="00F111FC" w:rsidP="00F111FC">
            <w:pPr>
              <w:rPr>
                <w:sz w:val="16"/>
                <w:szCs w:val="16"/>
              </w:rPr>
            </w:pPr>
            <w:r w:rsidRPr="007343F5">
              <w:rPr>
                <w:sz w:val="16"/>
                <w:szCs w:val="16"/>
              </w:rPr>
              <w:t>16B</w:t>
            </w:r>
          </w:p>
        </w:tc>
      </w:tr>
      <w:tr w:rsidR="00F111FC" w:rsidRPr="007343F5" w14:paraId="6D2FF9F0" w14:textId="77777777" w:rsidTr="00786FA4">
        <w:trPr>
          <w:trHeight w:val="250"/>
        </w:trPr>
        <w:tc>
          <w:tcPr>
            <w:tcW w:w="1129" w:type="dxa"/>
            <w:hideMark/>
          </w:tcPr>
          <w:p w14:paraId="098F9613" w14:textId="77777777" w:rsidR="00F111FC" w:rsidRPr="007343F5" w:rsidRDefault="00F111FC">
            <w:pPr>
              <w:rPr>
                <w:sz w:val="16"/>
                <w:szCs w:val="16"/>
              </w:rPr>
            </w:pPr>
            <w:r w:rsidRPr="007343F5">
              <w:rPr>
                <w:sz w:val="16"/>
                <w:szCs w:val="16"/>
              </w:rPr>
              <w:t xml:space="preserve">17. Templo de Baco </w:t>
            </w:r>
          </w:p>
        </w:tc>
        <w:tc>
          <w:tcPr>
            <w:tcW w:w="7230" w:type="dxa"/>
            <w:hideMark/>
          </w:tcPr>
          <w:p w14:paraId="647D0654" w14:textId="77777777" w:rsidR="00F111FC" w:rsidRPr="007343F5" w:rsidRDefault="00F111FC">
            <w:pPr>
              <w:rPr>
                <w:sz w:val="16"/>
                <w:szCs w:val="16"/>
              </w:rPr>
            </w:pPr>
            <w:r w:rsidRPr="007343F5">
              <w:rPr>
                <w:sz w:val="16"/>
                <w:szCs w:val="16"/>
              </w:rPr>
              <w:t xml:space="preserve">El Templo de Baco, ubicado en el complejo arqueológico de Baalbek, en el actual Líbano, es una de las estructuras romanas mejor conservadas del mundo y una de las más impresionantes por su escala y riqueza ornamental. Construido en el siglo II d.C. durante el reinado del emperador Antonino Pío, este templo fue dedicado al dios Baco, asociado al vino, la fertilidad y el éxtasis. Su planta pseudoperíptera, con 42 columnas corintias de más de 19 metros de altura, refleja la grandiosidad y el refinamiento técnico de la arquitectura imperial romana. </w:t>
            </w:r>
            <w:r w:rsidRPr="007343F5">
              <w:rPr>
                <w:sz w:val="16"/>
                <w:szCs w:val="16"/>
              </w:rPr>
              <w:br/>
            </w:r>
            <w:r w:rsidRPr="007343F5">
              <w:rPr>
                <w:sz w:val="16"/>
                <w:szCs w:val="16"/>
              </w:rPr>
              <w:br/>
              <w:t xml:space="preserve">La decoración escultórica de sus frisos, capiteles y entablamentos muestra una exuberancia propia del estilo </w:t>
            </w:r>
            <w:proofErr w:type="spellStart"/>
            <w:r w:rsidRPr="007343F5">
              <w:rPr>
                <w:sz w:val="16"/>
                <w:szCs w:val="16"/>
              </w:rPr>
              <w:t>orientalizante</w:t>
            </w:r>
            <w:proofErr w:type="spellEnd"/>
            <w:r w:rsidRPr="007343F5">
              <w:rPr>
                <w:sz w:val="16"/>
                <w:szCs w:val="16"/>
              </w:rPr>
              <w:t xml:space="preserve"> que caracteriza a muchas obras del arte romano en provincias. Integrado dentro del conjunto monumental de Baalbek, junto con los templos de Júpiter y Venus, el Templo de Baco es testimonio del poder simbólico y propagandístico del Imperio en territorios periféricos, así como de la fusión entre tradición clásica y culturas locales. </w:t>
            </w:r>
          </w:p>
        </w:tc>
        <w:tc>
          <w:tcPr>
            <w:tcW w:w="705" w:type="dxa"/>
            <w:hideMark/>
          </w:tcPr>
          <w:p w14:paraId="2B68C3E5" w14:textId="77777777" w:rsidR="00F111FC" w:rsidRPr="007343F5" w:rsidRDefault="00F111FC" w:rsidP="00F111FC">
            <w:pPr>
              <w:rPr>
                <w:sz w:val="16"/>
                <w:szCs w:val="16"/>
              </w:rPr>
            </w:pPr>
            <w:r w:rsidRPr="007343F5">
              <w:rPr>
                <w:sz w:val="16"/>
                <w:szCs w:val="16"/>
              </w:rPr>
              <w:t>17B</w:t>
            </w:r>
          </w:p>
        </w:tc>
      </w:tr>
      <w:tr w:rsidR="00F111FC" w:rsidRPr="007343F5" w14:paraId="2B092729" w14:textId="77777777" w:rsidTr="00786FA4">
        <w:trPr>
          <w:trHeight w:val="250"/>
        </w:trPr>
        <w:tc>
          <w:tcPr>
            <w:tcW w:w="1129" w:type="dxa"/>
            <w:hideMark/>
          </w:tcPr>
          <w:p w14:paraId="64944C8B" w14:textId="77777777" w:rsidR="00F111FC" w:rsidRPr="007343F5" w:rsidRDefault="00F111FC">
            <w:pPr>
              <w:rPr>
                <w:sz w:val="16"/>
                <w:szCs w:val="16"/>
              </w:rPr>
            </w:pPr>
            <w:r w:rsidRPr="007343F5">
              <w:rPr>
                <w:sz w:val="16"/>
                <w:szCs w:val="16"/>
              </w:rPr>
              <w:t xml:space="preserve">18. Tesoro en Petra </w:t>
            </w:r>
          </w:p>
        </w:tc>
        <w:tc>
          <w:tcPr>
            <w:tcW w:w="7230" w:type="dxa"/>
            <w:hideMark/>
          </w:tcPr>
          <w:p w14:paraId="2849611D" w14:textId="77777777" w:rsidR="00F111FC" w:rsidRPr="007343F5" w:rsidRDefault="00F111FC">
            <w:pPr>
              <w:rPr>
                <w:sz w:val="16"/>
                <w:szCs w:val="16"/>
              </w:rPr>
            </w:pPr>
            <w:r w:rsidRPr="007343F5">
              <w:rPr>
                <w:sz w:val="16"/>
                <w:szCs w:val="16"/>
              </w:rPr>
              <w:t>El Tesoro, conocido como Al-</w:t>
            </w:r>
            <w:proofErr w:type="spellStart"/>
            <w:r w:rsidRPr="007343F5">
              <w:rPr>
                <w:sz w:val="16"/>
                <w:szCs w:val="16"/>
              </w:rPr>
              <w:t>Khazneh</w:t>
            </w:r>
            <w:proofErr w:type="spellEnd"/>
            <w:r w:rsidRPr="007343F5">
              <w:rPr>
                <w:sz w:val="16"/>
                <w:szCs w:val="16"/>
              </w:rPr>
              <w:t xml:space="preserve">, es uno de los monumentos más emblemáticos de Petra, la antigua ciudad nabatea situada en el actual territorio de Jordania, y fue esculpido directamente en la roca arenisca en el siglo I d.C., durante el apogeo del Reino Nabateo. Su función original se presume funeraria, probablemente como tumba real, aunque su magnificencia y refinamiento arquitectónico han generado múltiples interpretaciones a lo largo del tiempo. </w:t>
            </w:r>
            <w:r w:rsidRPr="007343F5">
              <w:rPr>
                <w:sz w:val="16"/>
                <w:szCs w:val="16"/>
              </w:rPr>
              <w:br/>
            </w:r>
            <w:r w:rsidRPr="007343F5">
              <w:rPr>
                <w:sz w:val="16"/>
                <w:szCs w:val="16"/>
              </w:rPr>
              <w:br/>
              <w:t xml:space="preserve">La fachada, de aproximadamente 40 metros de altura, combina elementos del arte helenístico, romano y oriental, con columnas corintias, frontones partidos, esculturas mitológicas y un sorprendente juego de volúmenes y simetrías que reflejan el alto grado de sofisticación cultural y técnica de los nabateos. Tallado con una precisión extraordinaria y una sensibilidad estética notable, El Tesoro no solo representa una fusión de estilos que evidencian el carácter cosmopolita de Petra como enclave comercial, sino que también se ha convertido en un símbolo universal del ingenio y el legado arquitectónico de las civilizaciones antiguas. </w:t>
            </w:r>
          </w:p>
        </w:tc>
        <w:tc>
          <w:tcPr>
            <w:tcW w:w="705" w:type="dxa"/>
            <w:hideMark/>
          </w:tcPr>
          <w:p w14:paraId="221F6F9A" w14:textId="77777777" w:rsidR="00F111FC" w:rsidRPr="007343F5" w:rsidRDefault="00F111FC" w:rsidP="00F111FC">
            <w:pPr>
              <w:rPr>
                <w:sz w:val="16"/>
                <w:szCs w:val="16"/>
              </w:rPr>
            </w:pPr>
            <w:r w:rsidRPr="007343F5">
              <w:rPr>
                <w:sz w:val="16"/>
                <w:szCs w:val="16"/>
              </w:rPr>
              <w:t>18B</w:t>
            </w:r>
          </w:p>
        </w:tc>
      </w:tr>
      <w:tr w:rsidR="00F111FC" w:rsidRPr="007343F5" w14:paraId="76B35999" w14:textId="77777777" w:rsidTr="00786FA4">
        <w:trPr>
          <w:trHeight w:val="250"/>
        </w:trPr>
        <w:tc>
          <w:tcPr>
            <w:tcW w:w="1129" w:type="dxa"/>
            <w:hideMark/>
          </w:tcPr>
          <w:p w14:paraId="19301CEC" w14:textId="77777777" w:rsidR="00F111FC" w:rsidRPr="007343F5" w:rsidRDefault="00F111FC">
            <w:pPr>
              <w:rPr>
                <w:sz w:val="16"/>
                <w:szCs w:val="16"/>
              </w:rPr>
            </w:pPr>
            <w:r w:rsidRPr="007343F5">
              <w:rPr>
                <w:sz w:val="16"/>
                <w:szCs w:val="16"/>
              </w:rPr>
              <w:t>19. Museo Siglo XXI Kanazawa</w:t>
            </w:r>
          </w:p>
        </w:tc>
        <w:tc>
          <w:tcPr>
            <w:tcW w:w="7230" w:type="dxa"/>
            <w:hideMark/>
          </w:tcPr>
          <w:p w14:paraId="65D25915" w14:textId="77777777" w:rsidR="00F111FC" w:rsidRPr="007343F5" w:rsidRDefault="00F111FC">
            <w:pPr>
              <w:rPr>
                <w:sz w:val="16"/>
                <w:szCs w:val="16"/>
              </w:rPr>
            </w:pPr>
            <w:r w:rsidRPr="007343F5">
              <w:rPr>
                <w:sz w:val="16"/>
                <w:szCs w:val="16"/>
              </w:rPr>
              <w:t xml:space="preserve">El Museo del Siglo XXI de Kanazawa, inaugurado en 2004, es una obra maestra de la arquitectura contemporánea diseñada por el estudio SANAA. Este edificio destaca por su diseño innovador y su enfoque en la interacción entre el espacio y el público. Situado en la ciudad de Kanazawa, Japón, el museo se caracteriza por una estructura circular y abierta que invita a los visitantes a explorar y experimentar con las obras de arte de manera fluida y sin barreras. </w:t>
            </w:r>
            <w:r w:rsidRPr="007343F5">
              <w:rPr>
                <w:sz w:val="16"/>
                <w:szCs w:val="16"/>
              </w:rPr>
              <w:br/>
            </w:r>
            <w:r w:rsidRPr="007343F5">
              <w:rPr>
                <w:sz w:val="16"/>
                <w:szCs w:val="16"/>
              </w:rPr>
              <w:lastRenderedPageBreak/>
              <w:br/>
              <w:t xml:space="preserve">Su arquitectura se distingue por el uso de una serie de espacios transparentes y dinámicos que permiten una conexión visual constante entre el interior y el exterior, fusionando la cultura con la naturaleza circundante. Además de ser un referente en la arquitectura museística, el Museo del Siglo XXI refleja el deseo de Japón de integrar el arte contemporáneo dentro del tejido urbano y de ofrecer una plataforma abierta e inclusiva para la creatividad y el diálogo cultural. </w:t>
            </w:r>
          </w:p>
        </w:tc>
        <w:tc>
          <w:tcPr>
            <w:tcW w:w="705" w:type="dxa"/>
            <w:hideMark/>
          </w:tcPr>
          <w:p w14:paraId="51B0622E" w14:textId="77777777" w:rsidR="00F111FC" w:rsidRPr="007343F5" w:rsidRDefault="00F111FC" w:rsidP="00F111FC">
            <w:pPr>
              <w:rPr>
                <w:sz w:val="16"/>
                <w:szCs w:val="16"/>
              </w:rPr>
            </w:pPr>
            <w:r w:rsidRPr="007343F5">
              <w:rPr>
                <w:sz w:val="16"/>
                <w:szCs w:val="16"/>
              </w:rPr>
              <w:lastRenderedPageBreak/>
              <w:t>19B</w:t>
            </w:r>
          </w:p>
        </w:tc>
      </w:tr>
      <w:tr w:rsidR="00F111FC" w:rsidRPr="007343F5" w14:paraId="1E4C1BFB" w14:textId="77777777" w:rsidTr="00786FA4">
        <w:trPr>
          <w:trHeight w:val="250"/>
        </w:trPr>
        <w:tc>
          <w:tcPr>
            <w:tcW w:w="1129" w:type="dxa"/>
            <w:hideMark/>
          </w:tcPr>
          <w:p w14:paraId="59812915" w14:textId="77777777" w:rsidR="00F111FC" w:rsidRPr="007343F5" w:rsidRDefault="00F111FC">
            <w:pPr>
              <w:rPr>
                <w:sz w:val="16"/>
                <w:szCs w:val="16"/>
              </w:rPr>
            </w:pPr>
            <w:r w:rsidRPr="007343F5">
              <w:rPr>
                <w:sz w:val="16"/>
                <w:szCs w:val="16"/>
              </w:rPr>
              <w:t xml:space="preserve">20. Museo Quimbaya </w:t>
            </w:r>
          </w:p>
        </w:tc>
        <w:tc>
          <w:tcPr>
            <w:tcW w:w="7230" w:type="dxa"/>
            <w:hideMark/>
          </w:tcPr>
          <w:p w14:paraId="4B11F70D" w14:textId="77777777" w:rsidR="00F111FC" w:rsidRPr="007343F5" w:rsidRDefault="00F111FC">
            <w:pPr>
              <w:rPr>
                <w:sz w:val="16"/>
                <w:szCs w:val="16"/>
              </w:rPr>
            </w:pPr>
            <w:r w:rsidRPr="007343F5">
              <w:rPr>
                <w:sz w:val="16"/>
                <w:szCs w:val="16"/>
              </w:rPr>
              <w:t xml:space="preserve">El Museo Quimbaya, diseñado por el reconocido arquitecto colombiano Rogelio </w:t>
            </w:r>
            <w:proofErr w:type="spellStart"/>
            <w:r w:rsidRPr="007343F5">
              <w:rPr>
                <w:sz w:val="16"/>
                <w:szCs w:val="16"/>
              </w:rPr>
              <w:t>Salmona</w:t>
            </w:r>
            <w:proofErr w:type="spellEnd"/>
            <w:r w:rsidRPr="007343F5">
              <w:rPr>
                <w:sz w:val="16"/>
                <w:szCs w:val="16"/>
              </w:rPr>
              <w:t xml:space="preserve"> e inaugurado en 1986 en la ciudad de Armenia, Quindío, es una obra emblemática de la arquitectura moderna latinoamericana que fusiona magistralmente los principios del racionalismo con una profunda valoración del contexto cultural y geográfico. Encargado por el Banco de la República, este edificio fue concebido como un espacio para resguardar y exponer el patrimonio arqueológico de las culturas prehispánicas del eje cafetero, especialmente la quimbaya. </w:t>
            </w:r>
            <w:r w:rsidRPr="007343F5">
              <w:rPr>
                <w:sz w:val="16"/>
                <w:szCs w:val="16"/>
              </w:rPr>
              <w:br/>
            </w:r>
            <w:r w:rsidRPr="007343F5">
              <w:rPr>
                <w:sz w:val="16"/>
                <w:szCs w:val="16"/>
              </w:rPr>
              <w:br/>
            </w:r>
            <w:proofErr w:type="spellStart"/>
            <w:r w:rsidRPr="007343F5">
              <w:rPr>
                <w:sz w:val="16"/>
                <w:szCs w:val="16"/>
              </w:rPr>
              <w:t>Salmona</w:t>
            </w:r>
            <w:proofErr w:type="spellEnd"/>
            <w:r w:rsidRPr="007343F5">
              <w:rPr>
                <w:sz w:val="16"/>
                <w:szCs w:val="16"/>
              </w:rPr>
              <w:t xml:space="preserve"> empleó su característico uso del ladrillo a la vista, el agua y la geometría para crear una arquitectura que dialoga con el paisaje andino, respetando la topografía y potenciando la experiencia sensorial del visitante. El museo se articula mediante patios, rampas y recorridos que evocan la relación entre espacio, memoria y territorio, consolidándose como una de las obras más representativas del legado arquitectónico de </w:t>
            </w:r>
            <w:proofErr w:type="spellStart"/>
            <w:r w:rsidRPr="007343F5">
              <w:rPr>
                <w:sz w:val="16"/>
                <w:szCs w:val="16"/>
              </w:rPr>
              <w:t>Salmona</w:t>
            </w:r>
            <w:proofErr w:type="spellEnd"/>
            <w:r w:rsidRPr="007343F5">
              <w:rPr>
                <w:sz w:val="16"/>
                <w:szCs w:val="16"/>
              </w:rPr>
              <w:t xml:space="preserve"> y como un referente en la integración armónica entre arquitectura, historia y naturaleza. </w:t>
            </w:r>
          </w:p>
        </w:tc>
        <w:tc>
          <w:tcPr>
            <w:tcW w:w="705" w:type="dxa"/>
            <w:hideMark/>
          </w:tcPr>
          <w:p w14:paraId="0B3F8132" w14:textId="77777777" w:rsidR="00F111FC" w:rsidRPr="007343F5" w:rsidRDefault="00F111FC" w:rsidP="00F111FC">
            <w:pPr>
              <w:rPr>
                <w:sz w:val="16"/>
                <w:szCs w:val="16"/>
              </w:rPr>
            </w:pPr>
            <w:r w:rsidRPr="007343F5">
              <w:rPr>
                <w:sz w:val="16"/>
                <w:szCs w:val="16"/>
              </w:rPr>
              <w:t>20B</w:t>
            </w:r>
          </w:p>
        </w:tc>
      </w:tr>
    </w:tbl>
    <w:p w14:paraId="7C415BDE" w14:textId="04A5040E" w:rsidR="00F111FC" w:rsidRDefault="00F111FC" w:rsidP="007A0FF0"/>
    <w:p w14:paraId="49993612" w14:textId="77777777" w:rsidR="00F111FC" w:rsidRDefault="00F111FC" w:rsidP="007A0FF0"/>
    <w:p w14:paraId="2FE46E57" w14:textId="66142E6C" w:rsidR="007A0FF0" w:rsidRPr="007A0FF0" w:rsidRDefault="007A0FF0" w:rsidP="007A0FF0"/>
    <w:sectPr w:rsidR="007A0FF0" w:rsidRPr="007A0FF0" w:rsidSect="002239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BA729" w14:textId="77777777" w:rsidR="0040614C" w:rsidRDefault="0040614C">
      <w:pPr>
        <w:spacing w:after="0" w:line="240" w:lineRule="auto"/>
      </w:pPr>
      <w:r>
        <w:separator/>
      </w:r>
    </w:p>
  </w:endnote>
  <w:endnote w:type="continuationSeparator" w:id="0">
    <w:p w14:paraId="25BF1361" w14:textId="77777777" w:rsidR="0040614C" w:rsidRDefault="00406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CF51A" w14:textId="77777777" w:rsidR="0040614C" w:rsidRDefault="0040614C">
      <w:pPr>
        <w:spacing w:after="0" w:line="240" w:lineRule="auto"/>
      </w:pPr>
      <w:r>
        <w:separator/>
      </w:r>
    </w:p>
  </w:footnote>
  <w:footnote w:type="continuationSeparator" w:id="0">
    <w:p w14:paraId="4C23C399" w14:textId="77777777" w:rsidR="0040614C" w:rsidRDefault="00406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2F71"/>
    <w:multiLevelType w:val="hybridMultilevel"/>
    <w:tmpl w:val="7B9EBB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20537F"/>
    <w:multiLevelType w:val="hybridMultilevel"/>
    <w:tmpl w:val="E8B63B48"/>
    <w:lvl w:ilvl="0" w:tplc="24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59E401D"/>
    <w:multiLevelType w:val="hybridMultilevel"/>
    <w:tmpl w:val="B52AA88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0FB71D2F"/>
    <w:multiLevelType w:val="hybridMultilevel"/>
    <w:tmpl w:val="B7C0F6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9B0176"/>
    <w:multiLevelType w:val="hybridMultilevel"/>
    <w:tmpl w:val="858A5F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3DA4241"/>
    <w:multiLevelType w:val="hybridMultilevel"/>
    <w:tmpl w:val="DA56C9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F701CC"/>
    <w:multiLevelType w:val="hybridMultilevel"/>
    <w:tmpl w:val="9F6C70DE"/>
    <w:lvl w:ilvl="0" w:tplc="E6C81714">
      <w:start w:val="1"/>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1D434359"/>
    <w:multiLevelType w:val="hybridMultilevel"/>
    <w:tmpl w:val="CB8076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BB0225"/>
    <w:multiLevelType w:val="hybridMultilevel"/>
    <w:tmpl w:val="DFCC0F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AC6B3B"/>
    <w:multiLevelType w:val="hybridMultilevel"/>
    <w:tmpl w:val="045804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7F74BF"/>
    <w:multiLevelType w:val="hybridMultilevel"/>
    <w:tmpl w:val="6256122E"/>
    <w:lvl w:ilvl="0" w:tplc="4DE6C9E4">
      <w:start w:val="1"/>
      <w:numFmt w:val="decimal"/>
      <w:lvlText w:val="2.3.%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EE25F2F"/>
    <w:multiLevelType w:val="hybridMultilevel"/>
    <w:tmpl w:val="F9560F54"/>
    <w:lvl w:ilvl="0" w:tplc="181A1700">
      <w:start w:val="1"/>
      <w:numFmt w:val="decimal"/>
      <w:lvlText w:val="2.%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39A232AA"/>
    <w:multiLevelType w:val="hybridMultilevel"/>
    <w:tmpl w:val="A9F6CC34"/>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D3309E0"/>
    <w:multiLevelType w:val="hybridMultilevel"/>
    <w:tmpl w:val="0C8A69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FAC7853"/>
    <w:multiLevelType w:val="hybridMultilevel"/>
    <w:tmpl w:val="A8902B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2CD66A6"/>
    <w:multiLevelType w:val="hybridMultilevel"/>
    <w:tmpl w:val="5DE0BC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3F672A9"/>
    <w:multiLevelType w:val="hybridMultilevel"/>
    <w:tmpl w:val="1D22240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465863D9"/>
    <w:multiLevelType w:val="hybridMultilevel"/>
    <w:tmpl w:val="3C086B18"/>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7960874"/>
    <w:multiLevelType w:val="hybridMultilevel"/>
    <w:tmpl w:val="A31C064C"/>
    <w:lvl w:ilvl="0" w:tplc="24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C9D683A"/>
    <w:multiLevelType w:val="hybridMultilevel"/>
    <w:tmpl w:val="624C5CC0"/>
    <w:lvl w:ilvl="0" w:tplc="181A1700">
      <w:start w:val="1"/>
      <w:numFmt w:val="decimal"/>
      <w:lvlText w:val="2.%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4E944674"/>
    <w:multiLevelType w:val="hybridMultilevel"/>
    <w:tmpl w:val="23FC028E"/>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FA946B4"/>
    <w:multiLevelType w:val="hybridMultilevel"/>
    <w:tmpl w:val="F93C245C"/>
    <w:lvl w:ilvl="0" w:tplc="3A7AAEFE">
      <w:start w:val="1"/>
      <w:numFmt w:val="decimal"/>
      <w:lvlText w:val="2.4.%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54DD6C26"/>
    <w:multiLevelType w:val="hybridMultilevel"/>
    <w:tmpl w:val="700625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63567C2"/>
    <w:multiLevelType w:val="hybridMultilevel"/>
    <w:tmpl w:val="A822CD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6432294"/>
    <w:multiLevelType w:val="hybridMultilevel"/>
    <w:tmpl w:val="C54C950A"/>
    <w:lvl w:ilvl="0" w:tplc="94725F48">
      <w:start w:val="1"/>
      <w:numFmt w:val="decimal"/>
      <w:lvlText w:val="3.%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571A3BEE"/>
    <w:multiLevelType w:val="hybridMultilevel"/>
    <w:tmpl w:val="C47A38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8092693"/>
    <w:multiLevelType w:val="hybridMultilevel"/>
    <w:tmpl w:val="383A8C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85C7C2C"/>
    <w:multiLevelType w:val="hybridMultilevel"/>
    <w:tmpl w:val="F5926424"/>
    <w:lvl w:ilvl="0" w:tplc="6C043FA0">
      <w:start w:val="1"/>
      <w:numFmt w:val="decimal"/>
      <w:lvlText w:val="1.2.%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62272CDE"/>
    <w:multiLevelType w:val="hybridMultilevel"/>
    <w:tmpl w:val="00C621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47A7975"/>
    <w:multiLevelType w:val="hybridMultilevel"/>
    <w:tmpl w:val="ACC0C0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8986F3A"/>
    <w:multiLevelType w:val="hybridMultilevel"/>
    <w:tmpl w:val="69CE6E04"/>
    <w:lvl w:ilvl="0" w:tplc="E6C81714">
      <w:start w:val="1"/>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9890CDD"/>
    <w:multiLevelType w:val="hybridMultilevel"/>
    <w:tmpl w:val="3DAC5A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D4D6311"/>
    <w:multiLevelType w:val="hybridMultilevel"/>
    <w:tmpl w:val="8C14775A"/>
    <w:lvl w:ilvl="0" w:tplc="181A1700">
      <w:start w:val="1"/>
      <w:numFmt w:val="decimal"/>
      <w:lvlText w:val="2.%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E225DD4"/>
    <w:multiLevelType w:val="hybridMultilevel"/>
    <w:tmpl w:val="621660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8F0F58"/>
    <w:multiLevelType w:val="hybridMultilevel"/>
    <w:tmpl w:val="9B5A62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34"/>
  </w:num>
  <w:num w:numId="3">
    <w:abstractNumId w:val="28"/>
  </w:num>
  <w:num w:numId="4">
    <w:abstractNumId w:val="25"/>
  </w:num>
  <w:num w:numId="5">
    <w:abstractNumId w:val="23"/>
  </w:num>
  <w:num w:numId="6">
    <w:abstractNumId w:val="4"/>
  </w:num>
  <w:num w:numId="7">
    <w:abstractNumId w:val="22"/>
  </w:num>
  <w:num w:numId="8">
    <w:abstractNumId w:val="2"/>
  </w:num>
  <w:num w:numId="9">
    <w:abstractNumId w:val="5"/>
  </w:num>
  <w:num w:numId="10">
    <w:abstractNumId w:val="16"/>
  </w:num>
  <w:num w:numId="11">
    <w:abstractNumId w:val="7"/>
  </w:num>
  <w:num w:numId="12">
    <w:abstractNumId w:val="29"/>
  </w:num>
  <w:num w:numId="13">
    <w:abstractNumId w:val="26"/>
  </w:num>
  <w:num w:numId="14">
    <w:abstractNumId w:val="15"/>
  </w:num>
  <w:num w:numId="15">
    <w:abstractNumId w:val="1"/>
  </w:num>
  <w:num w:numId="16">
    <w:abstractNumId w:val="18"/>
  </w:num>
  <w:num w:numId="17">
    <w:abstractNumId w:val="20"/>
  </w:num>
  <w:num w:numId="18">
    <w:abstractNumId w:val="17"/>
  </w:num>
  <w:num w:numId="19">
    <w:abstractNumId w:val="12"/>
  </w:num>
  <w:num w:numId="20">
    <w:abstractNumId w:val="3"/>
  </w:num>
  <w:num w:numId="21">
    <w:abstractNumId w:val="14"/>
  </w:num>
  <w:num w:numId="22">
    <w:abstractNumId w:val="30"/>
  </w:num>
  <w:num w:numId="23">
    <w:abstractNumId w:val="6"/>
  </w:num>
  <w:num w:numId="24">
    <w:abstractNumId w:val="27"/>
  </w:num>
  <w:num w:numId="25">
    <w:abstractNumId w:val="0"/>
  </w:num>
  <w:num w:numId="26">
    <w:abstractNumId w:val="31"/>
  </w:num>
  <w:num w:numId="27">
    <w:abstractNumId w:val="32"/>
  </w:num>
  <w:num w:numId="28">
    <w:abstractNumId w:val="11"/>
  </w:num>
  <w:num w:numId="29">
    <w:abstractNumId w:val="19"/>
  </w:num>
  <w:num w:numId="30">
    <w:abstractNumId w:val="10"/>
  </w:num>
  <w:num w:numId="31">
    <w:abstractNumId w:val="33"/>
  </w:num>
  <w:num w:numId="32">
    <w:abstractNumId w:val="9"/>
  </w:num>
  <w:num w:numId="33">
    <w:abstractNumId w:val="21"/>
  </w:num>
  <w:num w:numId="34">
    <w:abstractNumId w:val="13"/>
  </w:num>
  <w:num w:numId="35">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 Carolina">
    <w15:presenceInfo w15:providerId="None" w15:userId="Elizabeth Caroli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98"/>
    <w:rsid w:val="00002562"/>
    <w:rsid w:val="000035B8"/>
    <w:rsid w:val="000044FB"/>
    <w:rsid w:val="0000636F"/>
    <w:rsid w:val="0001389C"/>
    <w:rsid w:val="000235DD"/>
    <w:rsid w:val="00025600"/>
    <w:rsid w:val="000342F6"/>
    <w:rsid w:val="00034F73"/>
    <w:rsid w:val="00037D08"/>
    <w:rsid w:val="000419E8"/>
    <w:rsid w:val="00043D0C"/>
    <w:rsid w:val="0005278F"/>
    <w:rsid w:val="00063F24"/>
    <w:rsid w:val="0006496B"/>
    <w:rsid w:val="000649A3"/>
    <w:rsid w:val="00080CAD"/>
    <w:rsid w:val="0008483D"/>
    <w:rsid w:val="000865B8"/>
    <w:rsid w:val="00090A1A"/>
    <w:rsid w:val="000A52A8"/>
    <w:rsid w:val="000A6B87"/>
    <w:rsid w:val="000B58D8"/>
    <w:rsid w:val="000C5E83"/>
    <w:rsid w:val="000C71BA"/>
    <w:rsid w:val="000E091D"/>
    <w:rsid w:val="000E1B5F"/>
    <w:rsid w:val="000E2103"/>
    <w:rsid w:val="000F1F94"/>
    <w:rsid w:val="001062D4"/>
    <w:rsid w:val="00113DE9"/>
    <w:rsid w:val="00117F2B"/>
    <w:rsid w:val="00121DE0"/>
    <w:rsid w:val="001454B2"/>
    <w:rsid w:val="00150F50"/>
    <w:rsid w:val="001733FF"/>
    <w:rsid w:val="001736AE"/>
    <w:rsid w:val="00176918"/>
    <w:rsid w:val="001914C0"/>
    <w:rsid w:val="001976A1"/>
    <w:rsid w:val="001B1620"/>
    <w:rsid w:val="001B1B2E"/>
    <w:rsid w:val="001C2783"/>
    <w:rsid w:val="001C281A"/>
    <w:rsid w:val="001C5305"/>
    <w:rsid w:val="001D2920"/>
    <w:rsid w:val="001E2DAD"/>
    <w:rsid w:val="001E306D"/>
    <w:rsid w:val="001E6C99"/>
    <w:rsid w:val="001F0562"/>
    <w:rsid w:val="001F3B37"/>
    <w:rsid w:val="001F549B"/>
    <w:rsid w:val="001F60C6"/>
    <w:rsid w:val="00201BC0"/>
    <w:rsid w:val="00206F2A"/>
    <w:rsid w:val="00207911"/>
    <w:rsid w:val="002079BC"/>
    <w:rsid w:val="0021252C"/>
    <w:rsid w:val="00212E11"/>
    <w:rsid w:val="00223992"/>
    <w:rsid w:val="0024643B"/>
    <w:rsid w:val="002535C0"/>
    <w:rsid w:val="00254880"/>
    <w:rsid w:val="002569B7"/>
    <w:rsid w:val="002654D6"/>
    <w:rsid w:val="00270E9B"/>
    <w:rsid w:val="00282CCD"/>
    <w:rsid w:val="00283A0A"/>
    <w:rsid w:val="002923D0"/>
    <w:rsid w:val="00292610"/>
    <w:rsid w:val="0029406B"/>
    <w:rsid w:val="002A29E0"/>
    <w:rsid w:val="002A5B2B"/>
    <w:rsid w:val="002A7203"/>
    <w:rsid w:val="002B1506"/>
    <w:rsid w:val="002B7177"/>
    <w:rsid w:val="002C0D64"/>
    <w:rsid w:val="002C123F"/>
    <w:rsid w:val="002C13DF"/>
    <w:rsid w:val="002C3B01"/>
    <w:rsid w:val="002D046B"/>
    <w:rsid w:val="002D212D"/>
    <w:rsid w:val="002E1DF8"/>
    <w:rsid w:val="002F4CBC"/>
    <w:rsid w:val="00302E6A"/>
    <w:rsid w:val="003056A2"/>
    <w:rsid w:val="003064A3"/>
    <w:rsid w:val="003232C6"/>
    <w:rsid w:val="00331913"/>
    <w:rsid w:val="0034040E"/>
    <w:rsid w:val="00341201"/>
    <w:rsid w:val="00345AAB"/>
    <w:rsid w:val="00347298"/>
    <w:rsid w:val="0037094F"/>
    <w:rsid w:val="00372F11"/>
    <w:rsid w:val="00373191"/>
    <w:rsid w:val="00375A75"/>
    <w:rsid w:val="00381E2B"/>
    <w:rsid w:val="00387C3E"/>
    <w:rsid w:val="00390CE3"/>
    <w:rsid w:val="003925C1"/>
    <w:rsid w:val="003938A3"/>
    <w:rsid w:val="0039523C"/>
    <w:rsid w:val="003A2248"/>
    <w:rsid w:val="003B3772"/>
    <w:rsid w:val="003C4901"/>
    <w:rsid w:val="003D198E"/>
    <w:rsid w:val="003D230B"/>
    <w:rsid w:val="003D3DDA"/>
    <w:rsid w:val="003D7E42"/>
    <w:rsid w:val="003E5131"/>
    <w:rsid w:val="003F44AE"/>
    <w:rsid w:val="004004A3"/>
    <w:rsid w:val="00401025"/>
    <w:rsid w:val="0040614C"/>
    <w:rsid w:val="004121DA"/>
    <w:rsid w:val="004241FC"/>
    <w:rsid w:val="00434FFA"/>
    <w:rsid w:val="00437158"/>
    <w:rsid w:val="004416CD"/>
    <w:rsid w:val="004479AB"/>
    <w:rsid w:val="00455B52"/>
    <w:rsid w:val="0047234E"/>
    <w:rsid w:val="00473A40"/>
    <w:rsid w:val="00474D6E"/>
    <w:rsid w:val="00481AA7"/>
    <w:rsid w:val="00484C7B"/>
    <w:rsid w:val="004A0F98"/>
    <w:rsid w:val="004A264B"/>
    <w:rsid w:val="004B35F1"/>
    <w:rsid w:val="004B777A"/>
    <w:rsid w:val="004C0CFA"/>
    <w:rsid w:val="004C39CB"/>
    <w:rsid w:val="004C4748"/>
    <w:rsid w:val="004C71C1"/>
    <w:rsid w:val="004D3E7A"/>
    <w:rsid w:val="004E3672"/>
    <w:rsid w:val="004E442D"/>
    <w:rsid w:val="004E51B7"/>
    <w:rsid w:val="004F3144"/>
    <w:rsid w:val="004F3A7F"/>
    <w:rsid w:val="004F4DDB"/>
    <w:rsid w:val="00500C16"/>
    <w:rsid w:val="0050782A"/>
    <w:rsid w:val="00510677"/>
    <w:rsid w:val="00516E37"/>
    <w:rsid w:val="0053430A"/>
    <w:rsid w:val="00534599"/>
    <w:rsid w:val="00540DBE"/>
    <w:rsid w:val="00541481"/>
    <w:rsid w:val="00544577"/>
    <w:rsid w:val="00545D5D"/>
    <w:rsid w:val="00553FBB"/>
    <w:rsid w:val="00556ECF"/>
    <w:rsid w:val="00565E6F"/>
    <w:rsid w:val="0056629B"/>
    <w:rsid w:val="00567E77"/>
    <w:rsid w:val="005851D9"/>
    <w:rsid w:val="005870CF"/>
    <w:rsid w:val="005A2386"/>
    <w:rsid w:val="005C2F36"/>
    <w:rsid w:val="005C472C"/>
    <w:rsid w:val="005C5381"/>
    <w:rsid w:val="005C6A0A"/>
    <w:rsid w:val="005C7113"/>
    <w:rsid w:val="005D17D3"/>
    <w:rsid w:val="005E2E8B"/>
    <w:rsid w:val="0061507A"/>
    <w:rsid w:val="00617C6B"/>
    <w:rsid w:val="00621ECF"/>
    <w:rsid w:val="00633AF7"/>
    <w:rsid w:val="00634653"/>
    <w:rsid w:val="00634B64"/>
    <w:rsid w:val="00637AB8"/>
    <w:rsid w:val="006444D4"/>
    <w:rsid w:val="0064498C"/>
    <w:rsid w:val="006500D7"/>
    <w:rsid w:val="00651D01"/>
    <w:rsid w:val="0065446A"/>
    <w:rsid w:val="00657E13"/>
    <w:rsid w:val="0066171B"/>
    <w:rsid w:val="006650A7"/>
    <w:rsid w:val="006705FD"/>
    <w:rsid w:val="00681178"/>
    <w:rsid w:val="006828BF"/>
    <w:rsid w:val="006A7CB8"/>
    <w:rsid w:val="006B4166"/>
    <w:rsid w:val="006C2E18"/>
    <w:rsid w:val="006C5806"/>
    <w:rsid w:val="006C7693"/>
    <w:rsid w:val="006D7368"/>
    <w:rsid w:val="006E2FB7"/>
    <w:rsid w:val="006E3039"/>
    <w:rsid w:val="006E3F13"/>
    <w:rsid w:val="006E555D"/>
    <w:rsid w:val="006F086D"/>
    <w:rsid w:val="006F57E5"/>
    <w:rsid w:val="006F77B0"/>
    <w:rsid w:val="00704122"/>
    <w:rsid w:val="0070499F"/>
    <w:rsid w:val="00715186"/>
    <w:rsid w:val="00717671"/>
    <w:rsid w:val="0072109F"/>
    <w:rsid w:val="00723855"/>
    <w:rsid w:val="00724971"/>
    <w:rsid w:val="0073262B"/>
    <w:rsid w:val="007343F5"/>
    <w:rsid w:val="0074154A"/>
    <w:rsid w:val="00742580"/>
    <w:rsid w:val="0074591D"/>
    <w:rsid w:val="007459A4"/>
    <w:rsid w:val="007509FC"/>
    <w:rsid w:val="00754C25"/>
    <w:rsid w:val="00754E45"/>
    <w:rsid w:val="00765CFD"/>
    <w:rsid w:val="00766232"/>
    <w:rsid w:val="00766515"/>
    <w:rsid w:val="00770220"/>
    <w:rsid w:val="007702B5"/>
    <w:rsid w:val="0077729B"/>
    <w:rsid w:val="00783906"/>
    <w:rsid w:val="00785580"/>
    <w:rsid w:val="00786FA4"/>
    <w:rsid w:val="007917EA"/>
    <w:rsid w:val="00792155"/>
    <w:rsid w:val="0079316E"/>
    <w:rsid w:val="007A0FF0"/>
    <w:rsid w:val="007B18AA"/>
    <w:rsid w:val="007B3900"/>
    <w:rsid w:val="007C20ED"/>
    <w:rsid w:val="007D08D5"/>
    <w:rsid w:val="007E11F1"/>
    <w:rsid w:val="007E6CC1"/>
    <w:rsid w:val="007F2E5E"/>
    <w:rsid w:val="007F3A27"/>
    <w:rsid w:val="0080360F"/>
    <w:rsid w:val="00805AA2"/>
    <w:rsid w:val="00813BE2"/>
    <w:rsid w:val="008222F8"/>
    <w:rsid w:val="00837F95"/>
    <w:rsid w:val="00842779"/>
    <w:rsid w:val="0084591A"/>
    <w:rsid w:val="0085016E"/>
    <w:rsid w:val="008506DD"/>
    <w:rsid w:val="00852D7E"/>
    <w:rsid w:val="00854EC7"/>
    <w:rsid w:val="008555F6"/>
    <w:rsid w:val="008644F3"/>
    <w:rsid w:val="00872363"/>
    <w:rsid w:val="00876F3C"/>
    <w:rsid w:val="00893C85"/>
    <w:rsid w:val="008A2B23"/>
    <w:rsid w:val="008A33A1"/>
    <w:rsid w:val="008A4E99"/>
    <w:rsid w:val="008B5501"/>
    <w:rsid w:val="008B6445"/>
    <w:rsid w:val="008D2529"/>
    <w:rsid w:val="008E0077"/>
    <w:rsid w:val="008E0953"/>
    <w:rsid w:val="008F179E"/>
    <w:rsid w:val="008F5288"/>
    <w:rsid w:val="008F6406"/>
    <w:rsid w:val="00901B54"/>
    <w:rsid w:val="0090254F"/>
    <w:rsid w:val="009054C0"/>
    <w:rsid w:val="00910BE8"/>
    <w:rsid w:val="00910DE0"/>
    <w:rsid w:val="00910EEE"/>
    <w:rsid w:val="00912528"/>
    <w:rsid w:val="00915FF4"/>
    <w:rsid w:val="009204AF"/>
    <w:rsid w:val="00920C61"/>
    <w:rsid w:val="00921301"/>
    <w:rsid w:val="0092145C"/>
    <w:rsid w:val="0092520B"/>
    <w:rsid w:val="0094631B"/>
    <w:rsid w:val="00946DED"/>
    <w:rsid w:val="0095038A"/>
    <w:rsid w:val="00950C12"/>
    <w:rsid w:val="00955E46"/>
    <w:rsid w:val="009762ED"/>
    <w:rsid w:val="0098427D"/>
    <w:rsid w:val="00987A3C"/>
    <w:rsid w:val="00997C72"/>
    <w:rsid w:val="009A2266"/>
    <w:rsid w:val="009A50F4"/>
    <w:rsid w:val="009A6B73"/>
    <w:rsid w:val="009B24D8"/>
    <w:rsid w:val="009C0FCE"/>
    <w:rsid w:val="009C1595"/>
    <w:rsid w:val="009C32B7"/>
    <w:rsid w:val="009C74FA"/>
    <w:rsid w:val="009C7D5C"/>
    <w:rsid w:val="009D2676"/>
    <w:rsid w:val="009D4904"/>
    <w:rsid w:val="009E2CA6"/>
    <w:rsid w:val="00A00C9F"/>
    <w:rsid w:val="00A025EA"/>
    <w:rsid w:val="00A053C4"/>
    <w:rsid w:val="00A11105"/>
    <w:rsid w:val="00A13731"/>
    <w:rsid w:val="00A13923"/>
    <w:rsid w:val="00A2009B"/>
    <w:rsid w:val="00A20AF3"/>
    <w:rsid w:val="00A21CDF"/>
    <w:rsid w:val="00A22654"/>
    <w:rsid w:val="00A24B7A"/>
    <w:rsid w:val="00A32D04"/>
    <w:rsid w:val="00A348FF"/>
    <w:rsid w:val="00A379CB"/>
    <w:rsid w:val="00A46213"/>
    <w:rsid w:val="00A51427"/>
    <w:rsid w:val="00A63C74"/>
    <w:rsid w:val="00A70D79"/>
    <w:rsid w:val="00A73B87"/>
    <w:rsid w:val="00A73CEA"/>
    <w:rsid w:val="00A81506"/>
    <w:rsid w:val="00A84596"/>
    <w:rsid w:val="00A87DB0"/>
    <w:rsid w:val="00A92126"/>
    <w:rsid w:val="00A96D14"/>
    <w:rsid w:val="00A97872"/>
    <w:rsid w:val="00AA09A7"/>
    <w:rsid w:val="00AA6132"/>
    <w:rsid w:val="00AA6DF6"/>
    <w:rsid w:val="00AA7594"/>
    <w:rsid w:val="00AC0BCF"/>
    <w:rsid w:val="00AC6BBC"/>
    <w:rsid w:val="00AC70AC"/>
    <w:rsid w:val="00AE0C09"/>
    <w:rsid w:val="00AE0EC4"/>
    <w:rsid w:val="00AE11D0"/>
    <w:rsid w:val="00AE2893"/>
    <w:rsid w:val="00AF594F"/>
    <w:rsid w:val="00B01499"/>
    <w:rsid w:val="00B01C36"/>
    <w:rsid w:val="00B05D3C"/>
    <w:rsid w:val="00B16CA4"/>
    <w:rsid w:val="00B24B55"/>
    <w:rsid w:val="00B24FCC"/>
    <w:rsid w:val="00B30BE9"/>
    <w:rsid w:val="00B312D2"/>
    <w:rsid w:val="00B32689"/>
    <w:rsid w:val="00B36BB5"/>
    <w:rsid w:val="00B478FC"/>
    <w:rsid w:val="00B52B43"/>
    <w:rsid w:val="00B5595C"/>
    <w:rsid w:val="00B55987"/>
    <w:rsid w:val="00B56272"/>
    <w:rsid w:val="00B5728F"/>
    <w:rsid w:val="00B61B97"/>
    <w:rsid w:val="00B72977"/>
    <w:rsid w:val="00B75A55"/>
    <w:rsid w:val="00B773FF"/>
    <w:rsid w:val="00B77443"/>
    <w:rsid w:val="00B808F5"/>
    <w:rsid w:val="00BA6DB3"/>
    <w:rsid w:val="00BB1744"/>
    <w:rsid w:val="00BB3B10"/>
    <w:rsid w:val="00BB50A7"/>
    <w:rsid w:val="00BB65CD"/>
    <w:rsid w:val="00BB7F6C"/>
    <w:rsid w:val="00BC07C3"/>
    <w:rsid w:val="00BC6C07"/>
    <w:rsid w:val="00BD5EA2"/>
    <w:rsid w:val="00BD7037"/>
    <w:rsid w:val="00BE0130"/>
    <w:rsid w:val="00BE0C9D"/>
    <w:rsid w:val="00BE5B30"/>
    <w:rsid w:val="00C000D7"/>
    <w:rsid w:val="00C07D4E"/>
    <w:rsid w:val="00C113A6"/>
    <w:rsid w:val="00C15368"/>
    <w:rsid w:val="00C20F6D"/>
    <w:rsid w:val="00C24154"/>
    <w:rsid w:val="00C25631"/>
    <w:rsid w:val="00C261AB"/>
    <w:rsid w:val="00C27269"/>
    <w:rsid w:val="00C27FA3"/>
    <w:rsid w:val="00C35E94"/>
    <w:rsid w:val="00C376A8"/>
    <w:rsid w:val="00C40C7F"/>
    <w:rsid w:val="00C45B1C"/>
    <w:rsid w:val="00C55C8E"/>
    <w:rsid w:val="00C56B58"/>
    <w:rsid w:val="00C74A09"/>
    <w:rsid w:val="00C76CAD"/>
    <w:rsid w:val="00C7720E"/>
    <w:rsid w:val="00C806FF"/>
    <w:rsid w:val="00C8312C"/>
    <w:rsid w:val="00C95F0E"/>
    <w:rsid w:val="00CA039B"/>
    <w:rsid w:val="00CA17AC"/>
    <w:rsid w:val="00CA2B9A"/>
    <w:rsid w:val="00CA7007"/>
    <w:rsid w:val="00CA7F4C"/>
    <w:rsid w:val="00CB085E"/>
    <w:rsid w:val="00CB6551"/>
    <w:rsid w:val="00CC0202"/>
    <w:rsid w:val="00CD0AAD"/>
    <w:rsid w:val="00CE19A2"/>
    <w:rsid w:val="00CE3F79"/>
    <w:rsid w:val="00CE51C5"/>
    <w:rsid w:val="00CE644E"/>
    <w:rsid w:val="00CF6526"/>
    <w:rsid w:val="00D008A8"/>
    <w:rsid w:val="00D05F2F"/>
    <w:rsid w:val="00D22554"/>
    <w:rsid w:val="00D315C7"/>
    <w:rsid w:val="00D36A47"/>
    <w:rsid w:val="00D44020"/>
    <w:rsid w:val="00D55668"/>
    <w:rsid w:val="00D6534F"/>
    <w:rsid w:val="00D727D2"/>
    <w:rsid w:val="00D73C78"/>
    <w:rsid w:val="00D851D2"/>
    <w:rsid w:val="00D85577"/>
    <w:rsid w:val="00D85FF0"/>
    <w:rsid w:val="00D93A17"/>
    <w:rsid w:val="00D93D81"/>
    <w:rsid w:val="00D93EA6"/>
    <w:rsid w:val="00DA2440"/>
    <w:rsid w:val="00DB50E7"/>
    <w:rsid w:val="00DB750B"/>
    <w:rsid w:val="00DC0F7B"/>
    <w:rsid w:val="00DC28B3"/>
    <w:rsid w:val="00DE2996"/>
    <w:rsid w:val="00DF0C0D"/>
    <w:rsid w:val="00DF3E06"/>
    <w:rsid w:val="00E12962"/>
    <w:rsid w:val="00E159C7"/>
    <w:rsid w:val="00E253B8"/>
    <w:rsid w:val="00E27776"/>
    <w:rsid w:val="00E31597"/>
    <w:rsid w:val="00E31927"/>
    <w:rsid w:val="00E35423"/>
    <w:rsid w:val="00E370D6"/>
    <w:rsid w:val="00E40669"/>
    <w:rsid w:val="00E454B4"/>
    <w:rsid w:val="00E50095"/>
    <w:rsid w:val="00E521CD"/>
    <w:rsid w:val="00E576A5"/>
    <w:rsid w:val="00E57FB2"/>
    <w:rsid w:val="00E668D4"/>
    <w:rsid w:val="00E717A8"/>
    <w:rsid w:val="00E7373D"/>
    <w:rsid w:val="00E77979"/>
    <w:rsid w:val="00E84147"/>
    <w:rsid w:val="00E90D6F"/>
    <w:rsid w:val="00E9233D"/>
    <w:rsid w:val="00E93B14"/>
    <w:rsid w:val="00E94AF4"/>
    <w:rsid w:val="00E95505"/>
    <w:rsid w:val="00E95961"/>
    <w:rsid w:val="00EA56B8"/>
    <w:rsid w:val="00EC0655"/>
    <w:rsid w:val="00EC24A8"/>
    <w:rsid w:val="00EC3355"/>
    <w:rsid w:val="00EC3717"/>
    <w:rsid w:val="00ED2440"/>
    <w:rsid w:val="00EE6043"/>
    <w:rsid w:val="00EE6DF4"/>
    <w:rsid w:val="00EF3662"/>
    <w:rsid w:val="00EF5793"/>
    <w:rsid w:val="00F00879"/>
    <w:rsid w:val="00F06C0D"/>
    <w:rsid w:val="00F10521"/>
    <w:rsid w:val="00F111FC"/>
    <w:rsid w:val="00F147ED"/>
    <w:rsid w:val="00F163BE"/>
    <w:rsid w:val="00F16E79"/>
    <w:rsid w:val="00F21514"/>
    <w:rsid w:val="00F3678E"/>
    <w:rsid w:val="00F40B5D"/>
    <w:rsid w:val="00F53E58"/>
    <w:rsid w:val="00F561F2"/>
    <w:rsid w:val="00F60235"/>
    <w:rsid w:val="00F61D2F"/>
    <w:rsid w:val="00F61F39"/>
    <w:rsid w:val="00F670AB"/>
    <w:rsid w:val="00F74120"/>
    <w:rsid w:val="00F74323"/>
    <w:rsid w:val="00FA622C"/>
    <w:rsid w:val="00FA6DEE"/>
    <w:rsid w:val="00FB1479"/>
    <w:rsid w:val="00FB6BB9"/>
    <w:rsid w:val="00FC7FA5"/>
    <w:rsid w:val="00FD0DF8"/>
    <w:rsid w:val="00FD729F"/>
    <w:rsid w:val="00FE4A55"/>
    <w:rsid w:val="038E889E"/>
    <w:rsid w:val="0518AE63"/>
    <w:rsid w:val="05C34C82"/>
    <w:rsid w:val="202C52DA"/>
    <w:rsid w:val="20B99469"/>
    <w:rsid w:val="259DECA2"/>
    <w:rsid w:val="26732A63"/>
    <w:rsid w:val="2739BD03"/>
    <w:rsid w:val="2A33E3BF"/>
    <w:rsid w:val="34E03CA6"/>
    <w:rsid w:val="36DAA0F5"/>
    <w:rsid w:val="41D15DA9"/>
    <w:rsid w:val="5B3A4CB6"/>
    <w:rsid w:val="5CA96AEC"/>
    <w:rsid w:val="5D04B7E5"/>
    <w:rsid w:val="5D18F943"/>
    <w:rsid w:val="5E453B4D"/>
    <w:rsid w:val="60EE426C"/>
    <w:rsid w:val="69422DB7"/>
    <w:rsid w:val="697F828E"/>
    <w:rsid w:val="6D9A294C"/>
    <w:rsid w:val="6F35F9AD"/>
    <w:rsid w:val="74096A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1C6C7"/>
  <w15:chartTrackingRefBased/>
  <w15:docId w15:val="{435431B6-A4EB-4CC7-9D11-C44640B5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9BC"/>
  </w:style>
  <w:style w:type="paragraph" w:styleId="Ttulo1">
    <w:name w:val="heading 1"/>
    <w:basedOn w:val="Normal"/>
    <w:next w:val="Normal"/>
    <w:link w:val="Ttulo1Car"/>
    <w:uiPriority w:val="9"/>
    <w:qFormat/>
    <w:rsid w:val="003472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63C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831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472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729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47298"/>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347298"/>
    <w:pPr>
      <w:ind w:left="720"/>
      <w:contextualSpacing/>
    </w:pPr>
  </w:style>
  <w:style w:type="character" w:customStyle="1" w:styleId="Ttulo2Car">
    <w:name w:val="Título 2 Car"/>
    <w:basedOn w:val="Fuentedeprrafopredeter"/>
    <w:link w:val="Ttulo2"/>
    <w:uiPriority w:val="9"/>
    <w:rsid w:val="00A63C74"/>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D44020"/>
    <w:pPr>
      <w:outlineLvl w:val="9"/>
    </w:pPr>
    <w:rPr>
      <w:kern w:val="0"/>
      <w:lang w:val="es-ES" w:eastAsia="es-ES"/>
      <w14:ligatures w14:val="none"/>
    </w:rPr>
  </w:style>
  <w:style w:type="paragraph" w:styleId="TDC1">
    <w:name w:val="toc 1"/>
    <w:basedOn w:val="Normal"/>
    <w:next w:val="Normal"/>
    <w:autoRedefine/>
    <w:uiPriority w:val="39"/>
    <w:unhideWhenUsed/>
    <w:rsid w:val="00D44020"/>
    <w:pPr>
      <w:spacing w:after="100"/>
    </w:pPr>
  </w:style>
  <w:style w:type="paragraph" w:styleId="TDC2">
    <w:name w:val="toc 2"/>
    <w:basedOn w:val="Normal"/>
    <w:next w:val="Normal"/>
    <w:autoRedefine/>
    <w:uiPriority w:val="39"/>
    <w:unhideWhenUsed/>
    <w:rsid w:val="00D44020"/>
    <w:pPr>
      <w:spacing w:after="100"/>
      <w:ind w:left="220"/>
    </w:pPr>
  </w:style>
  <w:style w:type="character" w:styleId="Hipervnculo">
    <w:name w:val="Hyperlink"/>
    <w:basedOn w:val="Fuentedeprrafopredeter"/>
    <w:uiPriority w:val="99"/>
    <w:unhideWhenUsed/>
    <w:rsid w:val="00D44020"/>
    <w:rPr>
      <w:color w:val="0563C1" w:themeColor="hyperlink"/>
      <w:u w:val="single"/>
    </w:rPr>
  </w:style>
  <w:style w:type="paragraph" w:styleId="Sinespaciado">
    <w:name w:val="No Spacing"/>
    <w:uiPriority w:val="1"/>
    <w:qFormat/>
    <w:rsid w:val="00D55668"/>
    <w:pPr>
      <w:spacing w:after="0" w:line="240" w:lineRule="auto"/>
    </w:pPr>
  </w:style>
  <w:style w:type="character" w:customStyle="1" w:styleId="Ttulo3Car">
    <w:name w:val="Título 3 Car"/>
    <w:basedOn w:val="Fuentedeprrafopredeter"/>
    <w:link w:val="Ttulo3"/>
    <w:uiPriority w:val="9"/>
    <w:rsid w:val="00C8312C"/>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6650A7"/>
    <w:pPr>
      <w:spacing w:after="100"/>
      <w:ind w:left="440"/>
    </w:pPr>
  </w:style>
  <w:style w:type="table" w:styleId="Tablaconcuadrcula">
    <w:name w:val="Table Grid"/>
    <w:basedOn w:val="Tablanormal"/>
    <w:uiPriority w:val="39"/>
    <w:rsid w:val="00AE0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E0EC4"/>
    <w:rPr>
      <w:color w:val="605E5C"/>
      <w:shd w:val="clear" w:color="auto" w:fill="E1DFDD"/>
    </w:rPr>
  </w:style>
  <w:style w:type="character" w:styleId="Refdecomentario">
    <w:name w:val="annotation reference"/>
    <w:basedOn w:val="Fuentedeprrafopredeter"/>
    <w:uiPriority w:val="99"/>
    <w:semiHidden/>
    <w:unhideWhenUsed/>
    <w:rsid w:val="00765CFD"/>
    <w:rPr>
      <w:sz w:val="16"/>
      <w:szCs w:val="16"/>
    </w:rPr>
  </w:style>
  <w:style w:type="paragraph" w:styleId="Textocomentario">
    <w:name w:val="annotation text"/>
    <w:basedOn w:val="Normal"/>
    <w:link w:val="TextocomentarioCar"/>
    <w:uiPriority w:val="99"/>
    <w:semiHidden/>
    <w:unhideWhenUsed/>
    <w:rsid w:val="00765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65CFD"/>
    <w:rPr>
      <w:sz w:val="20"/>
      <w:szCs w:val="20"/>
    </w:rPr>
  </w:style>
  <w:style w:type="paragraph" w:styleId="Asuntodelcomentario">
    <w:name w:val="annotation subject"/>
    <w:basedOn w:val="Textocomentario"/>
    <w:next w:val="Textocomentario"/>
    <w:link w:val="AsuntodelcomentarioCar"/>
    <w:uiPriority w:val="99"/>
    <w:semiHidden/>
    <w:unhideWhenUsed/>
    <w:rsid w:val="00765CFD"/>
    <w:rPr>
      <w:b/>
      <w:bCs/>
    </w:rPr>
  </w:style>
  <w:style w:type="character" w:customStyle="1" w:styleId="AsuntodelcomentarioCar">
    <w:name w:val="Asunto del comentario Car"/>
    <w:basedOn w:val="TextocomentarioCar"/>
    <w:link w:val="Asuntodelcomentario"/>
    <w:uiPriority w:val="99"/>
    <w:semiHidden/>
    <w:rsid w:val="00765CFD"/>
    <w:rPr>
      <w:b/>
      <w:bCs/>
      <w:sz w:val="20"/>
      <w:szCs w:val="20"/>
    </w:rPr>
  </w:style>
  <w:style w:type="paragraph" w:styleId="Textodeglobo">
    <w:name w:val="Balloon Text"/>
    <w:basedOn w:val="Normal"/>
    <w:link w:val="TextodegloboCar"/>
    <w:uiPriority w:val="99"/>
    <w:semiHidden/>
    <w:unhideWhenUsed/>
    <w:rsid w:val="00765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5CFD"/>
    <w:rPr>
      <w:rFonts w:ascii="Segoe UI" w:hAnsi="Segoe UI" w:cs="Segoe UI"/>
      <w:sz w:val="18"/>
      <w:szCs w:val="18"/>
    </w:rPr>
  </w:style>
  <w:style w:type="character" w:styleId="Hipervnculovisitado">
    <w:name w:val="FollowedHyperlink"/>
    <w:basedOn w:val="Fuentedeprrafopredeter"/>
    <w:uiPriority w:val="99"/>
    <w:semiHidden/>
    <w:unhideWhenUsed/>
    <w:rsid w:val="000C71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4964">
      <w:bodyDiv w:val="1"/>
      <w:marLeft w:val="0"/>
      <w:marRight w:val="0"/>
      <w:marTop w:val="0"/>
      <w:marBottom w:val="0"/>
      <w:divBdr>
        <w:top w:val="none" w:sz="0" w:space="0" w:color="auto"/>
        <w:left w:val="none" w:sz="0" w:space="0" w:color="auto"/>
        <w:bottom w:val="none" w:sz="0" w:space="0" w:color="auto"/>
        <w:right w:val="none" w:sz="0" w:space="0" w:color="auto"/>
      </w:divBdr>
    </w:div>
    <w:div w:id="170342633">
      <w:bodyDiv w:val="1"/>
      <w:marLeft w:val="0"/>
      <w:marRight w:val="0"/>
      <w:marTop w:val="0"/>
      <w:marBottom w:val="0"/>
      <w:divBdr>
        <w:top w:val="none" w:sz="0" w:space="0" w:color="auto"/>
        <w:left w:val="none" w:sz="0" w:space="0" w:color="auto"/>
        <w:bottom w:val="none" w:sz="0" w:space="0" w:color="auto"/>
        <w:right w:val="none" w:sz="0" w:space="0" w:color="auto"/>
      </w:divBdr>
      <w:divsChild>
        <w:div w:id="565263805">
          <w:marLeft w:val="0"/>
          <w:marRight w:val="0"/>
          <w:marTop w:val="0"/>
          <w:marBottom w:val="0"/>
          <w:divBdr>
            <w:top w:val="none" w:sz="0" w:space="0" w:color="auto"/>
            <w:left w:val="none" w:sz="0" w:space="0" w:color="auto"/>
            <w:bottom w:val="none" w:sz="0" w:space="0" w:color="auto"/>
            <w:right w:val="none" w:sz="0" w:space="0" w:color="auto"/>
          </w:divBdr>
          <w:divsChild>
            <w:div w:id="1003553865">
              <w:marLeft w:val="0"/>
              <w:marRight w:val="0"/>
              <w:marTop w:val="0"/>
              <w:marBottom w:val="0"/>
              <w:divBdr>
                <w:top w:val="none" w:sz="0" w:space="0" w:color="auto"/>
                <w:left w:val="none" w:sz="0" w:space="0" w:color="auto"/>
                <w:bottom w:val="none" w:sz="0" w:space="0" w:color="auto"/>
                <w:right w:val="none" w:sz="0" w:space="0" w:color="auto"/>
              </w:divBdr>
            </w:div>
            <w:div w:id="1687444572">
              <w:marLeft w:val="0"/>
              <w:marRight w:val="0"/>
              <w:marTop w:val="0"/>
              <w:marBottom w:val="0"/>
              <w:divBdr>
                <w:top w:val="none" w:sz="0" w:space="0" w:color="auto"/>
                <w:left w:val="none" w:sz="0" w:space="0" w:color="auto"/>
                <w:bottom w:val="none" w:sz="0" w:space="0" w:color="auto"/>
                <w:right w:val="none" w:sz="0" w:space="0" w:color="auto"/>
              </w:divBdr>
            </w:div>
            <w:div w:id="1273901475">
              <w:marLeft w:val="0"/>
              <w:marRight w:val="0"/>
              <w:marTop w:val="0"/>
              <w:marBottom w:val="0"/>
              <w:divBdr>
                <w:top w:val="none" w:sz="0" w:space="0" w:color="auto"/>
                <w:left w:val="none" w:sz="0" w:space="0" w:color="auto"/>
                <w:bottom w:val="none" w:sz="0" w:space="0" w:color="auto"/>
                <w:right w:val="none" w:sz="0" w:space="0" w:color="auto"/>
              </w:divBdr>
            </w:div>
            <w:div w:id="1536774493">
              <w:marLeft w:val="0"/>
              <w:marRight w:val="0"/>
              <w:marTop w:val="0"/>
              <w:marBottom w:val="0"/>
              <w:divBdr>
                <w:top w:val="none" w:sz="0" w:space="0" w:color="auto"/>
                <w:left w:val="none" w:sz="0" w:space="0" w:color="auto"/>
                <w:bottom w:val="none" w:sz="0" w:space="0" w:color="auto"/>
                <w:right w:val="none" w:sz="0" w:space="0" w:color="auto"/>
              </w:divBdr>
            </w:div>
            <w:div w:id="21244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2762">
      <w:bodyDiv w:val="1"/>
      <w:marLeft w:val="0"/>
      <w:marRight w:val="0"/>
      <w:marTop w:val="0"/>
      <w:marBottom w:val="0"/>
      <w:divBdr>
        <w:top w:val="none" w:sz="0" w:space="0" w:color="auto"/>
        <w:left w:val="none" w:sz="0" w:space="0" w:color="auto"/>
        <w:bottom w:val="none" w:sz="0" w:space="0" w:color="auto"/>
        <w:right w:val="none" w:sz="0" w:space="0" w:color="auto"/>
      </w:divBdr>
    </w:div>
    <w:div w:id="403988748">
      <w:bodyDiv w:val="1"/>
      <w:marLeft w:val="0"/>
      <w:marRight w:val="0"/>
      <w:marTop w:val="0"/>
      <w:marBottom w:val="0"/>
      <w:divBdr>
        <w:top w:val="none" w:sz="0" w:space="0" w:color="auto"/>
        <w:left w:val="none" w:sz="0" w:space="0" w:color="auto"/>
        <w:bottom w:val="none" w:sz="0" w:space="0" w:color="auto"/>
        <w:right w:val="none" w:sz="0" w:space="0" w:color="auto"/>
      </w:divBdr>
    </w:div>
    <w:div w:id="488716535">
      <w:bodyDiv w:val="1"/>
      <w:marLeft w:val="0"/>
      <w:marRight w:val="0"/>
      <w:marTop w:val="0"/>
      <w:marBottom w:val="0"/>
      <w:divBdr>
        <w:top w:val="none" w:sz="0" w:space="0" w:color="auto"/>
        <w:left w:val="none" w:sz="0" w:space="0" w:color="auto"/>
        <w:bottom w:val="none" w:sz="0" w:space="0" w:color="auto"/>
        <w:right w:val="none" w:sz="0" w:space="0" w:color="auto"/>
      </w:divBdr>
    </w:div>
    <w:div w:id="517040785">
      <w:bodyDiv w:val="1"/>
      <w:marLeft w:val="0"/>
      <w:marRight w:val="0"/>
      <w:marTop w:val="0"/>
      <w:marBottom w:val="0"/>
      <w:divBdr>
        <w:top w:val="none" w:sz="0" w:space="0" w:color="auto"/>
        <w:left w:val="none" w:sz="0" w:space="0" w:color="auto"/>
        <w:bottom w:val="none" w:sz="0" w:space="0" w:color="auto"/>
        <w:right w:val="none" w:sz="0" w:space="0" w:color="auto"/>
      </w:divBdr>
      <w:divsChild>
        <w:div w:id="834420294">
          <w:marLeft w:val="0"/>
          <w:marRight w:val="0"/>
          <w:marTop w:val="0"/>
          <w:marBottom w:val="0"/>
          <w:divBdr>
            <w:top w:val="single" w:sz="2" w:space="0" w:color="auto"/>
            <w:left w:val="single" w:sz="2" w:space="0" w:color="auto"/>
            <w:bottom w:val="single" w:sz="6" w:space="0" w:color="auto"/>
            <w:right w:val="single" w:sz="2" w:space="0" w:color="auto"/>
          </w:divBdr>
          <w:divsChild>
            <w:div w:id="18329864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45147961">
                  <w:marLeft w:val="0"/>
                  <w:marRight w:val="0"/>
                  <w:marTop w:val="0"/>
                  <w:marBottom w:val="0"/>
                  <w:divBdr>
                    <w:top w:val="single" w:sz="2" w:space="0" w:color="D9D9E3"/>
                    <w:left w:val="single" w:sz="2" w:space="0" w:color="D9D9E3"/>
                    <w:bottom w:val="single" w:sz="2" w:space="0" w:color="D9D9E3"/>
                    <w:right w:val="single" w:sz="2" w:space="0" w:color="D9D9E3"/>
                  </w:divBdr>
                  <w:divsChild>
                    <w:div w:id="1328436305">
                      <w:marLeft w:val="0"/>
                      <w:marRight w:val="0"/>
                      <w:marTop w:val="0"/>
                      <w:marBottom w:val="0"/>
                      <w:divBdr>
                        <w:top w:val="single" w:sz="2" w:space="0" w:color="D9D9E3"/>
                        <w:left w:val="single" w:sz="2" w:space="0" w:color="D9D9E3"/>
                        <w:bottom w:val="single" w:sz="2" w:space="0" w:color="D9D9E3"/>
                        <w:right w:val="single" w:sz="2" w:space="0" w:color="D9D9E3"/>
                      </w:divBdr>
                      <w:divsChild>
                        <w:div w:id="858815162">
                          <w:marLeft w:val="0"/>
                          <w:marRight w:val="0"/>
                          <w:marTop w:val="0"/>
                          <w:marBottom w:val="0"/>
                          <w:divBdr>
                            <w:top w:val="single" w:sz="2" w:space="0" w:color="D9D9E3"/>
                            <w:left w:val="single" w:sz="2" w:space="0" w:color="D9D9E3"/>
                            <w:bottom w:val="single" w:sz="2" w:space="0" w:color="D9D9E3"/>
                            <w:right w:val="single" w:sz="2" w:space="0" w:color="D9D9E3"/>
                          </w:divBdr>
                          <w:divsChild>
                            <w:div w:id="96367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330651">
      <w:bodyDiv w:val="1"/>
      <w:marLeft w:val="0"/>
      <w:marRight w:val="0"/>
      <w:marTop w:val="0"/>
      <w:marBottom w:val="0"/>
      <w:divBdr>
        <w:top w:val="none" w:sz="0" w:space="0" w:color="auto"/>
        <w:left w:val="none" w:sz="0" w:space="0" w:color="auto"/>
        <w:bottom w:val="none" w:sz="0" w:space="0" w:color="auto"/>
        <w:right w:val="none" w:sz="0" w:space="0" w:color="auto"/>
      </w:divBdr>
      <w:divsChild>
        <w:div w:id="2014187055">
          <w:marLeft w:val="0"/>
          <w:marRight w:val="0"/>
          <w:marTop w:val="0"/>
          <w:marBottom w:val="0"/>
          <w:divBdr>
            <w:top w:val="none" w:sz="0" w:space="0" w:color="auto"/>
            <w:left w:val="none" w:sz="0" w:space="0" w:color="auto"/>
            <w:bottom w:val="none" w:sz="0" w:space="0" w:color="auto"/>
            <w:right w:val="none" w:sz="0" w:space="0" w:color="auto"/>
          </w:divBdr>
          <w:divsChild>
            <w:div w:id="844124631">
              <w:marLeft w:val="0"/>
              <w:marRight w:val="0"/>
              <w:marTop w:val="0"/>
              <w:marBottom w:val="0"/>
              <w:divBdr>
                <w:top w:val="none" w:sz="0" w:space="0" w:color="auto"/>
                <w:left w:val="none" w:sz="0" w:space="0" w:color="auto"/>
                <w:bottom w:val="none" w:sz="0" w:space="0" w:color="auto"/>
                <w:right w:val="none" w:sz="0" w:space="0" w:color="auto"/>
              </w:divBdr>
            </w:div>
            <w:div w:id="1290819259">
              <w:marLeft w:val="0"/>
              <w:marRight w:val="0"/>
              <w:marTop w:val="0"/>
              <w:marBottom w:val="0"/>
              <w:divBdr>
                <w:top w:val="none" w:sz="0" w:space="0" w:color="auto"/>
                <w:left w:val="none" w:sz="0" w:space="0" w:color="auto"/>
                <w:bottom w:val="none" w:sz="0" w:space="0" w:color="auto"/>
                <w:right w:val="none" w:sz="0" w:space="0" w:color="auto"/>
              </w:divBdr>
            </w:div>
            <w:div w:id="1808737627">
              <w:marLeft w:val="0"/>
              <w:marRight w:val="0"/>
              <w:marTop w:val="0"/>
              <w:marBottom w:val="0"/>
              <w:divBdr>
                <w:top w:val="none" w:sz="0" w:space="0" w:color="auto"/>
                <w:left w:val="none" w:sz="0" w:space="0" w:color="auto"/>
                <w:bottom w:val="none" w:sz="0" w:space="0" w:color="auto"/>
                <w:right w:val="none" w:sz="0" w:space="0" w:color="auto"/>
              </w:divBdr>
            </w:div>
            <w:div w:id="922833267">
              <w:marLeft w:val="0"/>
              <w:marRight w:val="0"/>
              <w:marTop w:val="0"/>
              <w:marBottom w:val="0"/>
              <w:divBdr>
                <w:top w:val="none" w:sz="0" w:space="0" w:color="auto"/>
                <w:left w:val="none" w:sz="0" w:space="0" w:color="auto"/>
                <w:bottom w:val="none" w:sz="0" w:space="0" w:color="auto"/>
                <w:right w:val="none" w:sz="0" w:space="0" w:color="auto"/>
              </w:divBdr>
            </w:div>
            <w:div w:id="1092823930">
              <w:marLeft w:val="0"/>
              <w:marRight w:val="0"/>
              <w:marTop w:val="0"/>
              <w:marBottom w:val="0"/>
              <w:divBdr>
                <w:top w:val="none" w:sz="0" w:space="0" w:color="auto"/>
                <w:left w:val="none" w:sz="0" w:space="0" w:color="auto"/>
                <w:bottom w:val="none" w:sz="0" w:space="0" w:color="auto"/>
                <w:right w:val="none" w:sz="0" w:space="0" w:color="auto"/>
              </w:divBdr>
            </w:div>
            <w:div w:id="1995525406">
              <w:marLeft w:val="0"/>
              <w:marRight w:val="0"/>
              <w:marTop w:val="0"/>
              <w:marBottom w:val="0"/>
              <w:divBdr>
                <w:top w:val="none" w:sz="0" w:space="0" w:color="auto"/>
                <w:left w:val="none" w:sz="0" w:space="0" w:color="auto"/>
                <w:bottom w:val="none" w:sz="0" w:space="0" w:color="auto"/>
                <w:right w:val="none" w:sz="0" w:space="0" w:color="auto"/>
              </w:divBdr>
            </w:div>
            <w:div w:id="589774367">
              <w:marLeft w:val="0"/>
              <w:marRight w:val="0"/>
              <w:marTop w:val="0"/>
              <w:marBottom w:val="0"/>
              <w:divBdr>
                <w:top w:val="none" w:sz="0" w:space="0" w:color="auto"/>
                <w:left w:val="none" w:sz="0" w:space="0" w:color="auto"/>
                <w:bottom w:val="none" w:sz="0" w:space="0" w:color="auto"/>
                <w:right w:val="none" w:sz="0" w:space="0" w:color="auto"/>
              </w:divBdr>
            </w:div>
            <w:div w:id="1043752196">
              <w:marLeft w:val="0"/>
              <w:marRight w:val="0"/>
              <w:marTop w:val="0"/>
              <w:marBottom w:val="0"/>
              <w:divBdr>
                <w:top w:val="none" w:sz="0" w:space="0" w:color="auto"/>
                <w:left w:val="none" w:sz="0" w:space="0" w:color="auto"/>
                <w:bottom w:val="none" w:sz="0" w:space="0" w:color="auto"/>
                <w:right w:val="none" w:sz="0" w:space="0" w:color="auto"/>
              </w:divBdr>
            </w:div>
            <w:div w:id="2077389473">
              <w:marLeft w:val="0"/>
              <w:marRight w:val="0"/>
              <w:marTop w:val="0"/>
              <w:marBottom w:val="0"/>
              <w:divBdr>
                <w:top w:val="none" w:sz="0" w:space="0" w:color="auto"/>
                <w:left w:val="none" w:sz="0" w:space="0" w:color="auto"/>
                <w:bottom w:val="none" w:sz="0" w:space="0" w:color="auto"/>
                <w:right w:val="none" w:sz="0" w:space="0" w:color="auto"/>
              </w:divBdr>
            </w:div>
            <w:div w:id="1163278263">
              <w:marLeft w:val="0"/>
              <w:marRight w:val="0"/>
              <w:marTop w:val="0"/>
              <w:marBottom w:val="0"/>
              <w:divBdr>
                <w:top w:val="none" w:sz="0" w:space="0" w:color="auto"/>
                <w:left w:val="none" w:sz="0" w:space="0" w:color="auto"/>
                <w:bottom w:val="none" w:sz="0" w:space="0" w:color="auto"/>
                <w:right w:val="none" w:sz="0" w:space="0" w:color="auto"/>
              </w:divBdr>
            </w:div>
            <w:div w:id="1992099567">
              <w:marLeft w:val="0"/>
              <w:marRight w:val="0"/>
              <w:marTop w:val="0"/>
              <w:marBottom w:val="0"/>
              <w:divBdr>
                <w:top w:val="none" w:sz="0" w:space="0" w:color="auto"/>
                <w:left w:val="none" w:sz="0" w:space="0" w:color="auto"/>
                <w:bottom w:val="none" w:sz="0" w:space="0" w:color="auto"/>
                <w:right w:val="none" w:sz="0" w:space="0" w:color="auto"/>
              </w:divBdr>
            </w:div>
            <w:div w:id="17898934">
              <w:marLeft w:val="0"/>
              <w:marRight w:val="0"/>
              <w:marTop w:val="0"/>
              <w:marBottom w:val="0"/>
              <w:divBdr>
                <w:top w:val="none" w:sz="0" w:space="0" w:color="auto"/>
                <w:left w:val="none" w:sz="0" w:space="0" w:color="auto"/>
                <w:bottom w:val="none" w:sz="0" w:space="0" w:color="auto"/>
                <w:right w:val="none" w:sz="0" w:space="0" w:color="auto"/>
              </w:divBdr>
            </w:div>
            <w:div w:id="1467504009">
              <w:marLeft w:val="0"/>
              <w:marRight w:val="0"/>
              <w:marTop w:val="0"/>
              <w:marBottom w:val="0"/>
              <w:divBdr>
                <w:top w:val="none" w:sz="0" w:space="0" w:color="auto"/>
                <w:left w:val="none" w:sz="0" w:space="0" w:color="auto"/>
                <w:bottom w:val="none" w:sz="0" w:space="0" w:color="auto"/>
                <w:right w:val="none" w:sz="0" w:space="0" w:color="auto"/>
              </w:divBdr>
            </w:div>
            <w:div w:id="310328898">
              <w:marLeft w:val="0"/>
              <w:marRight w:val="0"/>
              <w:marTop w:val="0"/>
              <w:marBottom w:val="0"/>
              <w:divBdr>
                <w:top w:val="none" w:sz="0" w:space="0" w:color="auto"/>
                <w:left w:val="none" w:sz="0" w:space="0" w:color="auto"/>
                <w:bottom w:val="none" w:sz="0" w:space="0" w:color="auto"/>
                <w:right w:val="none" w:sz="0" w:space="0" w:color="auto"/>
              </w:divBdr>
            </w:div>
            <w:div w:id="2010056129">
              <w:marLeft w:val="0"/>
              <w:marRight w:val="0"/>
              <w:marTop w:val="0"/>
              <w:marBottom w:val="0"/>
              <w:divBdr>
                <w:top w:val="none" w:sz="0" w:space="0" w:color="auto"/>
                <w:left w:val="none" w:sz="0" w:space="0" w:color="auto"/>
                <w:bottom w:val="none" w:sz="0" w:space="0" w:color="auto"/>
                <w:right w:val="none" w:sz="0" w:space="0" w:color="auto"/>
              </w:divBdr>
            </w:div>
            <w:div w:id="1217664905">
              <w:marLeft w:val="0"/>
              <w:marRight w:val="0"/>
              <w:marTop w:val="0"/>
              <w:marBottom w:val="0"/>
              <w:divBdr>
                <w:top w:val="none" w:sz="0" w:space="0" w:color="auto"/>
                <w:left w:val="none" w:sz="0" w:space="0" w:color="auto"/>
                <w:bottom w:val="none" w:sz="0" w:space="0" w:color="auto"/>
                <w:right w:val="none" w:sz="0" w:space="0" w:color="auto"/>
              </w:divBdr>
            </w:div>
            <w:div w:id="1687556637">
              <w:marLeft w:val="0"/>
              <w:marRight w:val="0"/>
              <w:marTop w:val="0"/>
              <w:marBottom w:val="0"/>
              <w:divBdr>
                <w:top w:val="none" w:sz="0" w:space="0" w:color="auto"/>
                <w:left w:val="none" w:sz="0" w:space="0" w:color="auto"/>
                <w:bottom w:val="none" w:sz="0" w:space="0" w:color="auto"/>
                <w:right w:val="none" w:sz="0" w:space="0" w:color="auto"/>
              </w:divBdr>
            </w:div>
            <w:div w:id="1603294447">
              <w:marLeft w:val="0"/>
              <w:marRight w:val="0"/>
              <w:marTop w:val="0"/>
              <w:marBottom w:val="0"/>
              <w:divBdr>
                <w:top w:val="none" w:sz="0" w:space="0" w:color="auto"/>
                <w:left w:val="none" w:sz="0" w:space="0" w:color="auto"/>
                <w:bottom w:val="none" w:sz="0" w:space="0" w:color="auto"/>
                <w:right w:val="none" w:sz="0" w:space="0" w:color="auto"/>
              </w:divBdr>
            </w:div>
            <w:div w:id="2074741926">
              <w:marLeft w:val="0"/>
              <w:marRight w:val="0"/>
              <w:marTop w:val="0"/>
              <w:marBottom w:val="0"/>
              <w:divBdr>
                <w:top w:val="none" w:sz="0" w:space="0" w:color="auto"/>
                <w:left w:val="none" w:sz="0" w:space="0" w:color="auto"/>
                <w:bottom w:val="none" w:sz="0" w:space="0" w:color="auto"/>
                <w:right w:val="none" w:sz="0" w:space="0" w:color="auto"/>
              </w:divBdr>
            </w:div>
            <w:div w:id="1003433880">
              <w:marLeft w:val="0"/>
              <w:marRight w:val="0"/>
              <w:marTop w:val="0"/>
              <w:marBottom w:val="0"/>
              <w:divBdr>
                <w:top w:val="none" w:sz="0" w:space="0" w:color="auto"/>
                <w:left w:val="none" w:sz="0" w:space="0" w:color="auto"/>
                <w:bottom w:val="none" w:sz="0" w:space="0" w:color="auto"/>
                <w:right w:val="none" w:sz="0" w:space="0" w:color="auto"/>
              </w:divBdr>
            </w:div>
            <w:div w:id="1566262126">
              <w:marLeft w:val="0"/>
              <w:marRight w:val="0"/>
              <w:marTop w:val="0"/>
              <w:marBottom w:val="0"/>
              <w:divBdr>
                <w:top w:val="none" w:sz="0" w:space="0" w:color="auto"/>
                <w:left w:val="none" w:sz="0" w:space="0" w:color="auto"/>
                <w:bottom w:val="none" w:sz="0" w:space="0" w:color="auto"/>
                <w:right w:val="none" w:sz="0" w:space="0" w:color="auto"/>
              </w:divBdr>
            </w:div>
            <w:div w:id="1647662158">
              <w:marLeft w:val="0"/>
              <w:marRight w:val="0"/>
              <w:marTop w:val="0"/>
              <w:marBottom w:val="0"/>
              <w:divBdr>
                <w:top w:val="none" w:sz="0" w:space="0" w:color="auto"/>
                <w:left w:val="none" w:sz="0" w:space="0" w:color="auto"/>
                <w:bottom w:val="none" w:sz="0" w:space="0" w:color="auto"/>
                <w:right w:val="none" w:sz="0" w:space="0" w:color="auto"/>
              </w:divBdr>
            </w:div>
            <w:div w:id="1654331322">
              <w:marLeft w:val="0"/>
              <w:marRight w:val="0"/>
              <w:marTop w:val="0"/>
              <w:marBottom w:val="0"/>
              <w:divBdr>
                <w:top w:val="none" w:sz="0" w:space="0" w:color="auto"/>
                <w:left w:val="none" w:sz="0" w:space="0" w:color="auto"/>
                <w:bottom w:val="none" w:sz="0" w:space="0" w:color="auto"/>
                <w:right w:val="none" w:sz="0" w:space="0" w:color="auto"/>
              </w:divBdr>
            </w:div>
            <w:div w:id="1211071103">
              <w:marLeft w:val="0"/>
              <w:marRight w:val="0"/>
              <w:marTop w:val="0"/>
              <w:marBottom w:val="0"/>
              <w:divBdr>
                <w:top w:val="none" w:sz="0" w:space="0" w:color="auto"/>
                <w:left w:val="none" w:sz="0" w:space="0" w:color="auto"/>
                <w:bottom w:val="none" w:sz="0" w:space="0" w:color="auto"/>
                <w:right w:val="none" w:sz="0" w:space="0" w:color="auto"/>
              </w:divBdr>
            </w:div>
            <w:div w:id="166404104">
              <w:marLeft w:val="0"/>
              <w:marRight w:val="0"/>
              <w:marTop w:val="0"/>
              <w:marBottom w:val="0"/>
              <w:divBdr>
                <w:top w:val="none" w:sz="0" w:space="0" w:color="auto"/>
                <w:left w:val="none" w:sz="0" w:space="0" w:color="auto"/>
                <w:bottom w:val="none" w:sz="0" w:space="0" w:color="auto"/>
                <w:right w:val="none" w:sz="0" w:space="0" w:color="auto"/>
              </w:divBdr>
            </w:div>
            <w:div w:id="1599363107">
              <w:marLeft w:val="0"/>
              <w:marRight w:val="0"/>
              <w:marTop w:val="0"/>
              <w:marBottom w:val="0"/>
              <w:divBdr>
                <w:top w:val="none" w:sz="0" w:space="0" w:color="auto"/>
                <w:left w:val="none" w:sz="0" w:space="0" w:color="auto"/>
                <w:bottom w:val="none" w:sz="0" w:space="0" w:color="auto"/>
                <w:right w:val="none" w:sz="0" w:space="0" w:color="auto"/>
              </w:divBdr>
            </w:div>
            <w:div w:id="1526207814">
              <w:marLeft w:val="0"/>
              <w:marRight w:val="0"/>
              <w:marTop w:val="0"/>
              <w:marBottom w:val="0"/>
              <w:divBdr>
                <w:top w:val="none" w:sz="0" w:space="0" w:color="auto"/>
                <w:left w:val="none" w:sz="0" w:space="0" w:color="auto"/>
                <w:bottom w:val="none" w:sz="0" w:space="0" w:color="auto"/>
                <w:right w:val="none" w:sz="0" w:space="0" w:color="auto"/>
              </w:divBdr>
            </w:div>
            <w:div w:id="924001146">
              <w:marLeft w:val="0"/>
              <w:marRight w:val="0"/>
              <w:marTop w:val="0"/>
              <w:marBottom w:val="0"/>
              <w:divBdr>
                <w:top w:val="none" w:sz="0" w:space="0" w:color="auto"/>
                <w:left w:val="none" w:sz="0" w:space="0" w:color="auto"/>
                <w:bottom w:val="none" w:sz="0" w:space="0" w:color="auto"/>
                <w:right w:val="none" w:sz="0" w:space="0" w:color="auto"/>
              </w:divBdr>
            </w:div>
            <w:div w:id="16388795">
              <w:marLeft w:val="0"/>
              <w:marRight w:val="0"/>
              <w:marTop w:val="0"/>
              <w:marBottom w:val="0"/>
              <w:divBdr>
                <w:top w:val="none" w:sz="0" w:space="0" w:color="auto"/>
                <w:left w:val="none" w:sz="0" w:space="0" w:color="auto"/>
                <w:bottom w:val="none" w:sz="0" w:space="0" w:color="auto"/>
                <w:right w:val="none" w:sz="0" w:space="0" w:color="auto"/>
              </w:divBdr>
            </w:div>
            <w:div w:id="653413538">
              <w:marLeft w:val="0"/>
              <w:marRight w:val="0"/>
              <w:marTop w:val="0"/>
              <w:marBottom w:val="0"/>
              <w:divBdr>
                <w:top w:val="none" w:sz="0" w:space="0" w:color="auto"/>
                <w:left w:val="none" w:sz="0" w:space="0" w:color="auto"/>
                <w:bottom w:val="none" w:sz="0" w:space="0" w:color="auto"/>
                <w:right w:val="none" w:sz="0" w:space="0" w:color="auto"/>
              </w:divBdr>
            </w:div>
            <w:div w:id="149636450">
              <w:marLeft w:val="0"/>
              <w:marRight w:val="0"/>
              <w:marTop w:val="0"/>
              <w:marBottom w:val="0"/>
              <w:divBdr>
                <w:top w:val="none" w:sz="0" w:space="0" w:color="auto"/>
                <w:left w:val="none" w:sz="0" w:space="0" w:color="auto"/>
                <w:bottom w:val="none" w:sz="0" w:space="0" w:color="auto"/>
                <w:right w:val="none" w:sz="0" w:space="0" w:color="auto"/>
              </w:divBdr>
            </w:div>
            <w:div w:id="1537812335">
              <w:marLeft w:val="0"/>
              <w:marRight w:val="0"/>
              <w:marTop w:val="0"/>
              <w:marBottom w:val="0"/>
              <w:divBdr>
                <w:top w:val="none" w:sz="0" w:space="0" w:color="auto"/>
                <w:left w:val="none" w:sz="0" w:space="0" w:color="auto"/>
                <w:bottom w:val="none" w:sz="0" w:space="0" w:color="auto"/>
                <w:right w:val="none" w:sz="0" w:space="0" w:color="auto"/>
              </w:divBdr>
            </w:div>
            <w:div w:id="1765105756">
              <w:marLeft w:val="0"/>
              <w:marRight w:val="0"/>
              <w:marTop w:val="0"/>
              <w:marBottom w:val="0"/>
              <w:divBdr>
                <w:top w:val="none" w:sz="0" w:space="0" w:color="auto"/>
                <w:left w:val="none" w:sz="0" w:space="0" w:color="auto"/>
                <w:bottom w:val="none" w:sz="0" w:space="0" w:color="auto"/>
                <w:right w:val="none" w:sz="0" w:space="0" w:color="auto"/>
              </w:divBdr>
            </w:div>
            <w:div w:id="1379664060">
              <w:marLeft w:val="0"/>
              <w:marRight w:val="0"/>
              <w:marTop w:val="0"/>
              <w:marBottom w:val="0"/>
              <w:divBdr>
                <w:top w:val="none" w:sz="0" w:space="0" w:color="auto"/>
                <w:left w:val="none" w:sz="0" w:space="0" w:color="auto"/>
                <w:bottom w:val="none" w:sz="0" w:space="0" w:color="auto"/>
                <w:right w:val="none" w:sz="0" w:space="0" w:color="auto"/>
              </w:divBdr>
            </w:div>
            <w:div w:id="1091898093">
              <w:marLeft w:val="0"/>
              <w:marRight w:val="0"/>
              <w:marTop w:val="0"/>
              <w:marBottom w:val="0"/>
              <w:divBdr>
                <w:top w:val="none" w:sz="0" w:space="0" w:color="auto"/>
                <w:left w:val="none" w:sz="0" w:space="0" w:color="auto"/>
                <w:bottom w:val="none" w:sz="0" w:space="0" w:color="auto"/>
                <w:right w:val="none" w:sz="0" w:space="0" w:color="auto"/>
              </w:divBdr>
            </w:div>
            <w:div w:id="1140418308">
              <w:marLeft w:val="0"/>
              <w:marRight w:val="0"/>
              <w:marTop w:val="0"/>
              <w:marBottom w:val="0"/>
              <w:divBdr>
                <w:top w:val="none" w:sz="0" w:space="0" w:color="auto"/>
                <w:left w:val="none" w:sz="0" w:space="0" w:color="auto"/>
                <w:bottom w:val="none" w:sz="0" w:space="0" w:color="auto"/>
                <w:right w:val="none" w:sz="0" w:space="0" w:color="auto"/>
              </w:divBdr>
            </w:div>
            <w:div w:id="979459252">
              <w:marLeft w:val="0"/>
              <w:marRight w:val="0"/>
              <w:marTop w:val="0"/>
              <w:marBottom w:val="0"/>
              <w:divBdr>
                <w:top w:val="none" w:sz="0" w:space="0" w:color="auto"/>
                <w:left w:val="none" w:sz="0" w:space="0" w:color="auto"/>
                <w:bottom w:val="none" w:sz="0" w:space="0" w:color="auto"/>
                <w:right w:val="none" w:sz="0" w:space="0" w:color="auto"/>
              </w:divBdr>
            </w:div>
            <w:div w:id="272371159">
              <w:marLeft w:val="0"/>
              <w:marRight w:val="0"/>
              <w:marTop w:val="0"/>
              <w:marBottom w:val="0"/>
              <w:divBdr>
                <w:top w:val="none" w:sz="0" w:space="0" w:color="auto"/>
                <w:left w:val="none" w:sz="0" w:space="0" w:color="auto"/>
                <w:bottom w:val="none" w:sz="0" w:space="0" w:color="auto"/>
                <w:right w:val="none" w:sz="0" w:space="0" w:color="auto"/>
              </w:divBdr>
            </w:div>
            <w:div w:id="123163220">
              <w:marLeft w:val="0"/>
              <w:marRight w:val="0"/>
              <w:marTop w:val="0"/>
              <w:marBottom w:val="0"/>
              <w:divBdr>
                <w:top w:val="none" w:sz="0" w:space="0" w:color="auto"/>
                <w:left w:val="none" w:sz="0" w:space="0" w:color="auto"/>
                <w:bottom w:val="none" w:sz="0" w:space="0" w:color="auto"/>
                <w:right w:val="none" w:sz="0" w:space="0" w:color="auto"/>
              </w:divBdr>
            </w:div>
            <w:div w:id="2124613977">
              <w:marLeft w:val="0"/>
              <w:marRight w:val="0"/>
              <w:marTop w:val="0"/>
              <w:marBottom w:val="0"/>
              <w:divBdr>
                <w:top w:val="none" w:sz="0" w:space="0" w:color="auto"/>
                <w:left w:val="none" w:sz="0" w:space="0" w:color="auto"/>
                <w:bottom w:val="none" w:sz="0" w:space="0" w:color="auto"/>
                <w:right w:val="none" w:sz="0" w:space="0" w:color="auto"/>
              </w:divBdr>
            </w:div>
            <w:div w:id="878513295">
              <w:marLeft w:val="0"/>
              <w:marRight w:val="0"/>
              <w:marTop w:val="0"/>
              <w:marBottom w:val="0"/>
              <w:divBdr>
                <w:top w:val="none" w:sz="0" w:space="0" w:color="auto"/>
                <w:left w:val="none" w:sz="0" w:space="0" w:color="auto"/>
                <w:bottom w:val="none" w:sz="0" w:space="0" w:color="auto"/>
                <w:right w:val="none" w:sz="0" w:space="0" w:color="auto"/>
              </w:divBdr>
            </w:div>
            <w:div w:id="1607695086">
              <w:marLeft w:val="0"/>
              <w:marRight w:val="0"/>
              <w:marTop w:val="0"/>
              <w:marBottom w:val="0"/>
              <w:divBdr>
                <w:top w:val="none" w:sz="0" w:space="0" w:color="auto"/>
                <w:left w:val="none" w:sz="0" w:space="0" w:color="auto"/>
                <w:bottom w:val="none" w:sz="0" w:space="0" w:color="auto"/>
                <w:right w:val="none" w:sz="0" w:space="0" w:color="auto"/>
              </w:divBdr>
            </w:div>
            <w:div w:id="881596826">
              <w:marLeft w:val="0"/>
              <w:marRight w:val="0"/>
              <w:marTop w:val="0"/>
              <w:marBottom w:val="0"/>
              <w:divBdr>
                <w:top w:val="none" w:sz="0" w:space="0" w:color="auto"/>
                <w:left w:val="none" w:sz="0" w:space="0" w:color="auto"/>
                <w:bottom w:val="none" w:sz="0" w:space="0" w:color="auto"/>
                <w:right w:val="none" w:sz="0" w:space="0" w:color="auto"/>
              </w:divBdr>
            </w:div>
            <w:div w:id="892497535">
              <w:marLeft w:val="0"/>
              <w:marRight w:val="0"/>
              <w:marTop w:val="0"/>
              <w:marBottom w:val="0"/>
              <w:divBdr>
                <w:top w:val="none" w:sz="0" w:space="0" w:color="auto"/>
                <w:left w:val="none" w:sz="0" w:space="0" w:color="auto"/>
                <w:bottom w:val="none" w:sz="0" w:space="0" w:color="auto"/>
                <w:right w:val="none" w:sz="0" w:space="0" w:color="auto"/>
              </w:divBdr>
            </w:div>
            <w:div w:id="661736516">
              <w:marLeft w:val="0"/>
              <w:marRight w:val="0"/>
              <w:marTop w:val="0"/>
              <w:marBottom w:val="0"/>
              <w:divBdr>
                <w:top w:val="none" w:sz="0" w:space="0" w:color="auto"/>
                <w:left w:val="none" w:sz="0" w:space="0" w:color="auto"/>
                <w:bottom w:val="none" w:sz="0" w:space="0" w:color="auto"/>
                <w:right w:val="none" w:sz="0" w:space="0" w:color="auto"/>
              </w:divBdr>
            </w:div>
            <w:div w:id="1766026403">
              <w:marLeft w:val="0"/>
              <w:marRight w:val="0"/>
              <w:marTop w:val="0"/>
              <w:marBottom w:val="0"/>
              <w:divBdr>
                <w:top w:val="none" w:sz="0" w:space="0" w:color="auto"/>
                <w:left w:val="none" w:sz="0" w:space="0" w:color="auto"/>
                <w:bottom w:val="none" w:sz="0" w:space="0" w:color="auto"/>
                <w:right w:val="none" w:sz="0" w:space="0" w:color="auto"/>
              </w:divBdr>
            </w:div>
            <w:div w:id="1121417305">
              <w:marLeft w:val="0"/>
              <w:marRight w:val="0"/>
              <w:marTop w:val="0"/>
              <w:marBottom w:val="0"/>
              <w:divBdr>
                <w:top w:val="none" w:sz="0" w:space="0" w:color="auto"/>
                <w:left w:val="none" w:sz="0" w:space="0" w:color="auto"/>
                <w:bottom w:val="none" w:sz="0" w:space="0" w:color="auto"/>
                <w:right w:val="none" w:sz="0" w:space="0" w:color="auto"/>
              </w:divBdr>
            </w:div>
            <w:div w:id="500388000">
              <w:marLeft w:val="0"/>
              <w:marRight w:val="0"/>
              <w:marTop w:val="0"/>
              <w:marBottom w:val="0"/>
              <w:divBdr>
                <w:top w:val="none" w:sz="0" w:space="0" w:color="auto"/>
                <w:left w:val="none" w:sz="0" w:space="0" w:color="auto"/>
                <w:bottom w:val="none" w:sz="0" w:space="0" w:color="auto"/>
                <w:right w:val="none" w:sz="0" w:space="0" w:color="auto"/>
              </w:divBdr>
            </w:div>
            <w:div w:id="931665835">
              <w:marLeft w:val="0"/>
              <w:marRight w:val="0"/>
              <w:marTop w:val="0"/>
              <w:marBottom w:val="0"/>
              <w:divBdr>
                <w:top w:val="none" w:sz="0" w:space="0" w:color="auto"/>
                <w:left w:val="none" w:sz="0" w:space="0" w:color="auto"/>
                <w:bottom w:val="none" w:sz="0" w:space="0" w:color="auto"/>
                <w:right w:val="none" w:sz="0" w:space="0" w:color="auto"/>
              </w:divBdr>
            </w:div>
            <w:div w:id="266889437">
              <w:marLeft w:val="0"/>
              <w:marRight w:val="0"/>
              <w:marTop w:val="0"/>
              <w:marBottom w:val="0"/>
              <w:divBdr>
                <w:top w:val="none" w:sz="0" w:space="0" w:color="auto"/>
                <w:left w:val="none" w:sz="0" w:space="0" w:color="auto"/>
                <w:bottom w:val="none" w:sz="0" w:space="0" w:color="auto"/>
                <w:right w:val="none" w:sz="0" w:space="0" w:color="auto"/>
              </w:divBdr>
            </w:div>
            <w:div w:id="3553118">
              <w:marLeft w:val="0"/>
              <w:marRight w:val="0"/>
              <w:marTop w:val="0"/>
              <w:marBottom w:val="0"/>
              <w:divBdr>
                <w:top w:val="none" w:sz="0" w:space="0" w:color="auto"/>
                <w:left w:val="none" w:sz="0" w:space="0" w:color="auto"/>
                <w:bottom w:val="none" w:sz="0" w:space="0" w:color="auto"/>
                <w:right w:val="none" w:sz="0" w:space="0" w:color="auto"/>
              </w:divBdr>
            </w:div>
            <w:div w:id="814297429">
              <w:marLeft w:val="0"/>
              <w:marRight w:val="0"/>
              <w:marTop w:val="0"/>
              <w:marBottom w:val="0"/>
              <w:divBdr>
                <w:top w:val="none" w:sz="0" w:space="0" w:color="auto"/>
                <w:left w:val="none" w:sz="0" w:space="0" w:color="auto"/>
                <w:bottom w:val="none" w:sz="0" w:space="0" w:color="auto"/>
                <w:right w:val="none" w:sz="0" w:space="0" w:color="auto"/>
              </w:divBdr>
            </w:div>
            <w:div w:id="501508343">
              <w:marLeft w:val="0"/>
              <w:marRight w:val="0"/>
              <w:marTop w:val="0"/>
              <w:marBottom w:val="0"/>
              <w:divBdr>
                <w:top w:val="none" w:sz="0" w:space="0" w:color="auto"/>
                <w:left w:val="none" w:sz="0" w:space="0" w:color="auto"/>
                <w:bottom w:val="none" w:sz="0" w:space="0" w:color="auto"/>
                <w:right w:val="none" w:sz="0" w:space="0" w:color="auto"/>
              </w:divBdr>
            </w:div>
            <w:div w:id="96753073">
              <w:marLeft w:val="0"/>
              <w:marRight w:val="0"/>
              <w:marTop w:val="0"/>
              <w:marBottom w:val="0"/>
              <w:divBdr>
                <w:top w:val="none" w:sz="0" w:space="0" w:color="auto"/>
                <w:left w:val="none" w:sz="0" w:space="0" w:color="auto"/>
                <w:bottom w:val="none" w:sz="0" w:space="0" w:color="auto"/>
                <w:right w:val="none" w:sz="0" w:space="0" w:color="auto"/>
              </w:divBdr>
            </w:div>
            <w:div w:id="311913763">
              <w:marLeft w:val="0"/>
              <w:marRight w:val="0"/>
              <w:marTop w:val="0"/>
              <w:marBottom w:val="0"/>
              <w:divBdr>
                <w:top w:val="none" w:sz="0" w:space="0" w:color="auto"/>
                <w:left w:val="none" w:sz="0" w:space="0" w:color="auto"/>
                <w:bottom w:val="none" w:sz="0" w:space="0" w:color="auto"/>
                <w:right w:val="none" w:sz="0" w:space="0" w:color="auto"/>
              </w:divBdr>
            </w:div>
            <w:div w:id="106389144">
              <w:marLeft w:val="0"/>
              <w:marRight w:val="0"/>
              <w:marTop w:val="0"/>
              <w:marBottom w:val="0"/>
              <w:divBdr>
                <w:top w:val="none" w:sz="0" w:space="0" w:color="auto"/>
                <w:left w:val="none" w:sz="0" w:space="0" w:color="auto"/>
                <w:bottom w:val="none" w:sz="0" w:space="0" w:color="auto"/>
                <w:right w:val="none" w:sz="0" w:space="0" w:color="auto"/>
              </w:divBdr>
            </w:div>
            <w:div w:id="452942797">
              <w:marLeft w:val="0"/>
              <w:marRight w:val="0"/>
              <w:marTop w:val="0"/>
              <w:marBottom w:val="0"/>
              <w:divBdr>
                <w:top w:val="none" w:sz="0" w:space="0" w:color="auto"/>
                <w:left w:val="none" w:sz="0" w:space="0" w:color="auto"/>
                <w:bottom w:val="none" w:sz="0" w:space="0" w:color="auto"/>
                <w:right w:val="none" w:sz="0" w:space="0" w:color="auto"/>
              </w:divBdr>
            </w:div>
            <w:div w:id="1801872746">
              <w:marLeft w:val="0"/>
              <w:marRight w:val="0"/>
              <w:marTop w:val="0"/>
              <w:marBottom w:val="0"/>
              <w:divBdr>
                <w:top w:val="none" w:sz="0" w:space="0" w:color="auto"/>
                <w:left w:val="none" w:sz="0" w:space="0" w:color="auto"/>
                <w:bottom w:val="none" w:sz="0" w:space="0" w:color="auto"/>
                <w:right w:val="none" w:sz="0" w:space="0" w:color="auto"/>
              </w:divBdr>
            </w:div>
            <w:div w:id="1091857305">
              <w:marLeft w:val="0"/>
              <w:marRight w:val="0"/>
              <w:marTop w:val="0"/>
              <w:marBottom w:val="0"/>
              <w:divBdr>
                <w:top w:val="none" w:sz="0" w:space="0" w:color="auto"/>
                <w:left w:val="none" w:sz="0" w:space="0" w:color="auto"/>
                <w:bottom w:val="none" w:sz="0" w:space="0" w:color="auto"/>
                <w:right w:val="none" w:sz="0" w:space="0" w:color="auto"/>
              </w:divBdr>
            </w:div>
            <w:div w:id="116876303">
              <w:marLeft w:val="0"/>
              <w:marRight w:val="0"/>
              <w:marTop w:val="0"/>
              <w:marBottom w:val="0"/>
              <w:divBdr>
                <w:top w:val="none" w:sz="0" w:space="0" w:color="auto"/>
                <w:left w:val="none" w:sz="0" w:space="0" w:color="auto"/>
                <w:bottom w:val="none" w:sz="0" w:space="0" w:color="auto"/>
                <w:right w:val="none" w:sz="0" w:space="0" w:color="auto"/>
              </w:divBdr>
            </w:div>
            <w:div w:id="1171024047">
              <w:marLeft w:val="0"/>
              <w:marRight w:val="0"/>
              <w:marTop w:val="0"/>
              <w:marBottom w:val="0"/>
              <w:divBdr>
                <w:top w:val="none" w:sz="0" w:space="0" w:color="auto"/>
                <w:left w:val="none" w:sz="0" w:space="0" w:color="auto"/>
                <w:bottom w:val="none" w:sz="0" w:space="0" w:color="auto"/>
                <w:right w:val="none" w:sz="0" w:space="0" w:color="auto"/>
              </w:divBdr>
            </w:div>
            <w:div w:id="633827875">
              <w:marLeft w:val="0"/>
              <w:marRight w:val="0"/>
              <w:marTop w:val="0"/>
              <w:marBottom w:val="0"/>
              <w:divBdr>
                <w:top w:val="none" w:sz="0" w:space="0" w:color="auto"/>
                <w:left w:val="none" w:sz="0" w:space="0" w:color="auto"/>
                <w:bottom w:val="none" w:sz="0" w:space="0" w:color="auto"/>
                <w:right w:val="none" w:sz="0" w:space="0" w:color="auto"/>
              </w:divBdr>
            </w:div>
            <w:div w:id="1677682474">
              <w:marLeft w:val="0"/>
              <w:marRight w:val="0"/>
              <w:marTop w:val="0"/>
              <w:marBottom w:val="0"/>
              <w:divBdr>
                <w:top w:val="none" w:sz="0" w:space="0" w:color="auto"/>
                <w:left w:val="none" w:sz="0" w:space="0" w:color="auto"/>
                <w:bottom w:val="none" w:sz="0" w:space="0" w:color="auto"/>
                <w:right w:val="none" w:sz="0" w:space="0" w:color="auto"/>
              </w:divBdr>
            </w:div>
            <w:div w:id="1318613646">
              <w:marLeft w:val="0"/>
              <w:marRight w:val="0"/>
              <w:marTop w:val="0"/>
              <w:marBottom w:val="0"/>
              <w:divBdr>
                <w:top w:val="none" w:sz="0" w:space="0" w:color="auto"/>
                <w:left w:val="none" w:sz="0" w:space="0" w:color="auto"/>
                <w:bottom w:val="none" w:sz="0" w:space="0" w:color="auto"/>
                <w:right w:val="none" w:sz="0" w:space="0" w:color="auto"/>
              </w:divBdr>
            </w:div>
            <w:div w:id="1403024550">
              <w:marLeft w:val="0"/>
              <w:marRight w:val="0"/>
              <w:marTop w:val="0"/>
              <w:marBottom w:val="0"/>
              <w:divBdr>
                <w:top w:val="none" w:sz="0" w:space="0" w:color="auto"/>
                <w:left w:val="none" w:sz="0" w:space="0" w:color="auto"/>
                <w:bottom w:val="none" w:sz="0" w:space="0" w:color="auto"/>
                <w:right w:val="none" w:sz="0" w:space="0" w:color="auto"/>
              </w:divBdr>
            </w:div>
            <w:div w:id="938835610">
              <w:marLeft w:val="0"/>
              <w:marRight w:val="0"/>
              <w:marTop w:val="0"/>
              <w:marBottom w:val="0"/>
              <w:divBdr>
                <w:top w:val="none" w:sz="0" w:space="0" w:color="auto"/>
                <w:left w:val="none" w:sz="0" w:space="0" w:color="auto"/>
                <w:bottom w:val="none" w:sz="0" w:space="0" w:color="auto"/>
                <w:right w:val="none" w:sz="0" w:space="0" w:color="auto"/>
              </w:divBdr>
            </w:div>
            <w:div w:id="2085568827">
              <w:marLeft w:val="0"/>
              <w:marRight w:val="0"/>
              <w:marTop w:val="0"/>
              <w:marBottom w:val="0"/>
              <w:divBdr>
                <w:top w:val="none" w:sz="0" w:space="0" w:color="auto"/>
                <w:left w:val="none" w:sz="0" w:space="0" w:color="auto"/>
                <w:bottom w:val="none" w:sz="0" w:space="0" w:color="auto"/>
                <w:right w:val="none" w:sz="0" w:space="0" w:color="auto"/>
              </w:divBdr>
            </w:div>
            <w:div w:id="349374812">
              <w:marLeft w:val="0"/>
              <w:marRight w:val="0"/>
              <w:marTop w:val="0"/>
              <w:marBottom w:val="0"/>
              <w:divBdr>
                <w:top w:val="none" w:sz="0" w:space="0" w:color="auto"/>
                <w:left w:val="none" w:sz="0" w:space="0" w:color="auto"/>
                <w:bottom w:val="none" w:sz="0" w:space="0" w:color="auto"/>
                <w:right w:val="none" w:sz="0" w:space="0" w:color="auto"/>
              </w:divBdr>
            </w:div>
            <w:div w:id="472405886">
              <w:marLeft w:val="0"/>
              <w:marRight w:val="0"/>
              <w:marTop w:val="0"/>
              <w:marBottom w:val="0"/>
              <w:divBdr>
                <w:top w:val="none" w:sz="0" w:space="0" w:color="auto"/>
                <w:left w:val="none" w:sz="0" w:space="0" w:color="auto"/>
                <w:bottom w:val="none" w:sz="0" w:space="0" w:color="auto"/>
                <w:right w:val="none" w:sz="0" w:space="0" w:color="auto"/>
              </w:divBdr>
            </w:div>
            <w:div w:id="705444814">
              <w:marLeft w:val="0"/>
              <w:marRight w:val="0"/>
              <w:marTop w:val="0"/>
              <w:marBottom w:val="0"/>
              <w:divBdr>
                <w:top w:val="none" w:sz="0" w:space="0" w:color="auto"/>
                <w:left w:val="none" w:sz="0" w:space="0" w:color="auto"/>
                <w:bottom w:val="none" w:sz="0" w:space="0" w:color="auto"/>
                <w:right w:val="none" w:sz="0" w:space="0" w:color="auto"/>
              </w:divBdr>
            </w:div>
            <w:div w:id="1448962508">
              <w:marLeft w:val="0"/>
              <w:marRight w:val="0"/>
              <w:marTop w:val="0"/>
              <w:marBottom w:val="0"/>
              <w:divBdr>
                <w:top w:val="none" w:sz="0" w:space="0" w:color="auto"/>
                <w:left w:val="none" w:sz="0" w:space="0" w:color="auto"/>
                <w:bottom w:val="none" w:sz="0" w:space="0" w:color="auto"/>
                <w:right w:val="none" w:sz="0" w:space="0" w:color="auto"/>
              </w:divBdr>
            </w:div>
            <w:div w:id="1410350241">
              <w:marLeft w:val="0"/>
              <w:marRight w:val="0"/>
              <w:marTop w:val="0"/>
              <w:marBottom w:val="0"/>
              <w:divBdr>
                <w:top w:val="none" w:sz="0" w:space="0" w:color="auto"/>
                <w:left w:val="none" w:sz="0" w:space="0" w:color="auto"/>
                <w:bottom w:val="none" w:sz="0" w:space="0" w:color="auto"/>
                <w:right w:val="none" w:sz="0" w:space="0" w:color="auto"/>
              </w:divBdr>
            </w:div>
            <w:div w:id="1980575124">
              <w:marLeft w:val="0"/>
              <w:marRight w:val="0"/>
              <w:marTop w:val="0"/>
              <w:marBottom w:val="0"/>
              <w:divBdr>
                <w:top w:val="none" w:sz="0" w:space="0" w:color="auto"/>
                <w:left w:val="none" w:sz="0" w:space="0" w:color="auto"/>
                <w:bottom w:val="none" w:sz="0" w:space="0" w:color="auto"/>
                <w:right w:val="none" w:sz="0" w:space="0" w:color="auto"/>
              </w:divBdr>
            </w:div>
            <w:div w:id="363555886">
              <w:marLeft w:val="0"/>
              <w:marRight w:val="0"/>
              <w:marTop w:val="0"/>
              <w:marBottom w:val="0"/>
              <w:divBdr>
                <w:top w:val="none" w:sz="0" w:space="0" w:color="auto"/>
                <w:left w:val="none" w:sz="0" w:space="0" w:color="auto"/>
                <w:bottom w:val="none" w:sz="0" w:space="0" w:color="auto"/>
                <w:right w:val="none" w:sz="0" w:space="0" w:color="auto"/>
              </w:divBdr>
            </w:div>
            <w:div w:id="1155803096">
              <w:marLeft w:val="0"/>
              <w:marRight w:val="0"/>
              <w:marTop w:val="0"/>
              <w:marBottom w:val="0"/>
              <w:divBdr>
                <w:top w:val="none" w:sz="0" w:space="0" w:color="auto"/>
                <w:left w:val="none" w:sz="0" w:space="0" w:color="auto"/>
                <w:bottom w:val="none" w:sz="0" w:space="0" w:color="auto"/>
                <w:right w:val="none" w:sz="0" w:space="0" w:color="auto"/>
              </w:divBdr>
            </w:div>
            <w:div w:id="705377783">
              <w:marLeft w:val="0"/>
              <w:marRight w:val="0"/>
              <w:marTop w:val="0"/>
              <w:marBottom w:val="0"/>
              <w:divBdr>
                <w:top w:val="none" w:sz="0" w:space="0" w:color="auto"/>
                <w:left w:val="none" w:sz="0" w:space="0" w:color="auto"/>
                <w:bottom w:val="none" w:sz="0" w:space="0" w:color="auto"/>
                <w:right w:val="none" w:sz="0" w:space="0" w:color="auto"/>
              </w:divBdr>
            </w:div>
            <w:div w:id="1696734932">
              <w:marLeft w:val="0"/>
              <w:marRight w:val="0"/>
              <w:marTop w:val="0"/>
              <w:marBottom w:val="0"/>
              <w:divBdr>
                <w:top w:val="none" w:sz="0" w:space="0" w:color="auto"/>
                <w:left w:val="none" w:sz="0" w:space="0" w:color="auto"/>
                <w:bottom w:val="none" w:sz="0" w:space="0" w:color="auto"/>
                <w:right w:val="none" w:sz="0" w:space="0" w:color="auto"/>
              </w:divBdr>
            </w:div>
            <w:div w:id="850951954">
              <w:marLeft w:val="0"/>
              <w:marRight w:val="0"/>
              <w:marTop w:val="0"/>
              <w:marBottom w:val="0"/>
              <w:divBdr>
                <w:top w:val="none" w:sz="0" w:space="0" w:color="auto"/>
                <w:left w:val="none" w:sz="0" w:space="0" w:color="auto"/>
                <w:bottom w:val="none" w:sz="0" w:space="0" w:color="auto"/>
                <w:right w:val="none" w:sz="0" w:space="0" w:color="auto"/>
              </w:divBdr>
            </w:div>
            <w:div w:id="114759771">
              <w:marLeft w:val="0"/>
              <w:marRight w:val="0"/>
              <w:marTop w:val="0"/>
              <w:marBottom w:val="0"/>
              <w:divBdr>
                <w:top w:val="none" w:sz="0" w:space="0" w:color="auto"/>
                <w:left w:val="none" w:sz="0" w:space="0" w:color="auto"/>
                <w:bottom w:val="none" w:sz="0" w:space="0" w:color="auto"/>
                <w:right w:val="none" w:sz="0" w:space="0" w:color="auto"/>
              </w:divBdr>
            </w:div>
            <w:div w:id="1933469759">
              <w:marLeft w:val="0"/>
              <w:marRight w:val="0"/>
              <w:marTop w:val="0"/>
              <w:marBottom w:val="0"/>
              <w:divBdr>
                <w:top w:val="none" w:sz="0" w:space="0" w:color="auto"/>
                <w:left w:val="none" w:sz="0" w:space="0" w:color="auto"/>
                <w:bottom w:val="none" w:sz="0" w:space="0" w:color="auto"/>
                <w:right w:val="none" w:sz="0" w:space="0" w:color="auto"/>
              </w:divBdr>
            </w:div>
            <w:div w:id="1365591184">
              <w:marLeft w:val="0"/>
              <w:marRight w:val="0"/>
              <w:marTop w:val="0"/>
              <w:marBottom w:val="0"/>
              <w:divBdr>
                <w:top w:val="none" w:sz="0" w:space="0" w:color="auto"/>
                <w:left w:val="none" w:sz="0" w:space="0" w:color="auto"/>
                <w:bottom w:val="none" w:sz="0" w:space="0" w:color="auto"/>
                <w:right w:val="none" w:sz="0" w:space="0" w:color="auto"/>
              </w:divBdr>
            </w:div>
            <w:div w:id="1553810991">
              <w:marLeft w:val="0"/>
              <w:marRight w:val="0"/>
              <w:marTop w:val="0"/>
              <w:marBottom w:val="0"/>
              <w:divBdr>
                <w:top w:val="none" w:sz="0" w:space="0" w:color="auto"/>
                <w:left w:val="none" w:sz="0" w:space="0" w:color="auto"/>
                <w:bottom w:val="none" w:sz="0" w:space="0" w:color="auto"/>
                <w:right w:val="none" w:sz="0" w:space="0" w:color="auto"/>
              </w:divBdr>
            </w:div>
            <w:div w:id="407728486">
              <w:marLeft w:val="0"/>
              <w:marRight w:val="0"/>
              <w:marTop w:val="0"/>
              <w:marBottom w:val="0"/>
              <w:divBdr>
                <w:top w:val="none" w:sz="0" w:space="0" w:color="auto"/>
                <w:left w:val="none" w:sz="0" w:space="0" w:color="auto"/>
                <w:bottom w:val="none" w:sz="0" w:space="0" w:color="auto"/>
                <w:right w:val="none" w:sz="0" w:space="0" w:color="auto"/>
              </w:divBdr>
            </w:div>
            <w:div w:id="301732845">
              <w:marLeft w:val="0"/>
              <w:marRight w:val="0"/>
              <w:marTop w:val="0"/>
              <w:marBottom w:val="0"/>
              <w:divBdr>
                <w:top w:val="none" w:sz="0" w:space="0" w:color="auto"/>
                <w:left w:val="none" w:sz="0" w:space="0" w:color="auto"/>
                <w:bottom w:val="none" w:sz="0" w:space="0" w:color="auto"/>
                <w:right w:val="none" w:sz="0" w:space="0" w:color="auto"/>
              </w:divBdr>
            </w:div>
            <w:div w:id="1951930599">
              <w:marLeft w:val="0"/>
              <w:marRight w:val="0"/>
              <w:marTop w:val="0"/>
              <w:marBottom w:val="0"/>
              <w:divBdr>
                <w:top w:val="none" w:sz="0" w:space="0" w:color="auto"/>
                <w:left w:val="none" w:sz="0" w:space="0" w:color="auto"/>
                <w:bottom w:val="none" w:sz="0" w:space="0" w:color="auto"/>
                <w:right w:val="none" w:sz="0" w:space="0" w:color="auto"/>
              </w:divBdr>
            </w:div>
            <w:div w:id="1856731119">
              <w:marLeft w:val="0"/>
              <w:marRight w:val="0"/>
              <w:marTop w:val="0"/>
              <w:marBottom w:val="0"/>
              <w:divBdr>
                <w:top w:val="none" w:sz="0" w:space="0" w:color="auto"/>
                <w:left w:val="none" w:sz="0" w:space="0" w:color="auto"/>
                <w:bottom w:val="none" w:sz="0" w:space="0" w:color="auto"/>
                <w:right w:val="none" w:sz="0" w:space="0" w:color="auto"/>
              </w:divBdr>
            </w:div>
            <w:div w:id="1160852122">
              <w:marLeft w:val="0"/>
              <w:marRight w:val="0"/>
              <w:marTop w:val="0"/>
              <w:marBottom w:val="0"/>
              <w:divBdr>
                <w:top w:val="none" w:sz="0" w:space="0" w:color="auto"/>
                <w:left w:val="none" w:sz="0" w:space="0" w:color="auto"/>
                <w:bottom w:val="none" w:sz="0" w:space="0" w:color="auto"/>
                <w:right w:val="none" w:sz="0" w:space="0" w:color="auto"/>
              </w:divBdr>
            </w:div>
            <w:div w:id="1210066942">
              <w:marLeft w:val="0"/>
              <w:marRight w:val="0"/>
              <w:marTop w:val="0"/>
              <w:marBottom w:val="0"/>
              <w:divBdr>
                <w:top w:val="none" w:sz="0" w:space="0" w:color="auto"/>
                <w:left w:val="none" w:sz="0" w:space="0" w:color="auto"/>
                <w:bottom w:val="none" w:sz="0" w:space="0" w:color="auto"/>
                <w:right w:val="none" w:sz="0" w:space="0" w:color="auto"/>
              </w:divBdr>
            </w:div>
            <w:div w:id="1237589020">
              <w:marLeft w:val="0"/>
              <w:marRight w:val="0"/>
              <w:marTop w:val="0"/>
              <w:marBottom w:val="0"/>
              <w:divBdr>
                <w:top w:val="none" w:sz="0" w:space="0" w:color="auto"/>
                <w:left w:val="none" w:sz="0" w:space="0" w:color="auto"/>
                <w:bottom w:val="none" w:sz="0" w:space="0" w:color="auto"/>
                <w:right w:val="none" w:sz="0" w:space="0" w:color="auto"/>
              </w:divBdr>
            </w:div>
            <w:div w:id="1882208653">
              <w:marLeft w:val="0"/>
              <w:marRight w:val="0"/>
              <w:marTop w:val="0"/>
              <w:marBottom w:val="0"/>
              <w:divBdr>
                <w:top w:val="none" w:sz="0" w:space="0" w:color="auto"/>
                <w:left w:val="none" w:sz="0" w:space="0" w:color="auto"/>
                <w:bottom w:val="none" w:sz="0" w:space="0" w:color="auto"/>
                <w:right w:val="none" w:sz="0" w:space="0" w:color="auto"/>
              </w:divBdr>
            </w:div>
            <w:div w:id="2040473120">
              <w:marLeft w:val="0"/>
              <w:marRight w:val="0"/>
              <w:marTop w:val="0"/>
              <w:marBottom w:val="0"/>
              <w:divBdr>
                <w:top w:val="none" w:sz="0" w:space="0" w:color="auto"/>
                <w:left w:val="none" w:sz="0" w:space="0" w:color="auto"/>
                <w:bottom w:val="none" w:sz="0" w:space="0" w:color="auto"/>
                <w:right w:val="none" w:sz="0" w:space="0" w:color="auto"/>
              </w:divBdr>
            </w:div>
            <w:div w:id="837036681">
              <w:marLeft w:val="0"/>
              <w:marRight w:val="0"/>
              <w:marTop w:val="0"/>
              <w:marBottom w:val="0"/>
              <w:divBdr>
                <w:top w:val="none" w:sz="0" w:space="0" w:color="auto"/>
                <w:left w:val="none" w:sz="0" w:space="0" w:color="auto"/>
                <w:bottom w:val="none" w:sz="0" w:space="0" w:color="auto"/>
                <w:right w:val="none" w:sz="0" w:space="0" w:color="auto"/>
              </w:divBdr>
            </w:div>
            <w:div w:id="1487555679">
              <w:marLeft w:val="0"/>
              <w:marRight w:val="0"/>
              <w:marTop w:val="0"/>
              <w:marBottom w:val="0"/>
              <w:divBdr>
                <w:top w:val="none" w:sz="0" w:space="0" w:color="auto"/>
                <w:left w:val="none" w:sz="0" w:space="0" w:color="auto"/>
                <w:bottom w:val="none" w:sz="0" w:space="0" w:color="auto"/>
                <w:right w:val="none" w:sz="0" w:space="0" w:color="auto"/>
              </w:divBdr>
            </w:div>
            <w:div w:id="2132166247">
              <w:marLeft w:val="0"/>
              <w:marRight w:val="0"/>
              <w:marTop w:val="0"/>
              <w:marBottom w:val="0"/>
              <w:divBdr>
                <w:top w:val="none" w:sz="0" w:space="0" w:color="auto"/>
                <w:left w:val="none" w:sz="0" w:space="0" w:color="auto"/>
                <w:bottom w:val="none" w:sz="0" w:space="0" w:color="auto"/>
                <w:right w:val="none" w:sz="0" w:space="0" w:color="auto"/>
              </w:divBdr>
            </w:div>
            <w:div w:id="9457112">
              <w:marLeft w:val="0"/>
              <w:marRight w:val="0"/>
              <w:marTop w:val="0"/>
              <w:marBottom w:val="0"/>
              <w:divBdr>
                <w:top w:val="none" w:sz="0" w:space="0" w:color="auto"/>
                <w:left w:val="none" w:sz="0" w:space="0" w:color="auto"/>
                <w:bottom w:val="none" w:sz="0" w:space="0" w:color="auto"/>
                <w:right w:val="none" w:sz="0" w:space="0" w:color="auto"/>
              </w:divBdr>
            </w:div>
            <w:div w:id="82193356">
              <w:marLeft w:val="0"/>
              <w:marRight w:val="0"/>
              <w:marTop w:val="0"/>
              <w:marBottom w:val="0"/>
              <w:divBdr>
                <w:top w:val="none" w:sz="0" w:space="0" w:color="auto"/>
                <w:left w:val="none" w:sz="0" w:space="0" w:color="auto"/>
                <w:bottom w:val="none" w:sz="0" w:space="0" w:color="auto"/>
                <w:right w:val="none" w:sz="0" w:space="0" w:color="auto"/>
              </w:divBdr>
            </w:div>
            <w:div w:id="908616639">
              <w:marLeft w:val="0"/>
              <w:marRight w:val="0"/>
              <w:marTop w:val="0"/>
              <w:marBottom w:val="0"/>
              <w:divBdr>
                <w:top w:val="none" w:sz="0" w:space="0" w:color="auto"/>
                <w:left w:val="none" w:sz="0" w:space="0" w:color="auto"/>
                <w:bottom w:val="none" w:sz="0" w:space="0" w:color="auto"/>
                <w:right w:val="none" w:sz="0" w:space="0" w:color="auto"/>
              </w:divBdr>
            </w:div>
            <w:div w:id="1172065746">
              <w:marLeft w:val="0"/>
              <w:marRight w:val="0"/>
              <w:marTop w:val="0"/>
              <w:marBottom w:val="0"/>
              <w:divBdr>
                <w:top w:val="none" w:sz="0" w:space="0" w:color="auto"/>
                <w:left w:val="none" w:sz="0" w:space="0" w:color="auto"/>
                <w:bottom w:val="none" w:sz="0" w:space="0" w:color="auto"/>
                <w:right w:val="none" w:sz="0" w:space="0" w:color="auto"/>
              </w:divBdr>
            </w:div>
            <w:div w:id="433285207">
              <w:marLeft w:val="0"/>
              <w:marRight w:val="0"/>
              <w:marTop w:val="0"/>
              <w:marBottom w:val="0"/>
              <w:divBdr>
                <w:top w:val="none" w:sz="0" w:space="0" w:color="auto"/>
                <w:left w:val="none" w:sz="0" w:space="0" w:color="auto"/>
                <w:bottom w:val="none" w:sz="0" w:space="0" w:color="auto"/>
                <w:right w:val="none" w:sz="0" w:space="0" w:color="auto"/>
              </w:divBdr>
            </w:div>
            <w:div w:id="1950700050">
              <w:marLeft w:val="0"/>
              <w:marRight w:val="0"/>
              <w:marTop w:val="0"/>
              <w:marBottom w:val="0"/>
              <w:divBdr>
                <w:top w:val="none" w:sz="0" w:space="0" w:color="auto"/>
                <w:left w:val="none" w:sz="0" w:space="0" w:color="auto"/>
                <w:bottom w:val="none" w:sz="0" w:space="0" w:color="auto"/>
                <w:right w:val="none" w:sz="0" w:space="0" w:color="auto"/>
              </w:divBdr>
            </w:div>
            <w:div w:id="766194334">
              <w:marLeft w:val="0"/>
              <w:marRight w:val="0"/>
              <w:marTop w:val="0"/>
              <w:marBottom w:val="0"/>
              <w:divBdr>
                <w:top w:val="none" w:sz="0" w:space="0" w:color="auto"/>
                <w:left w:val="none" w:sz="0" w:space="0" w:color="auto"/>
                <w:bottom w:val="none" w:sz="0" w:space="0" w:color="auto"/>
                <w:right w:val="none" w:sz="0" w:space="0" w:color="auto"/>
              </w:divBdr>
            </w:div>
            <w:div w:id="2027905735">
              <w:marLeft w:val="0"/>
              <w:marRight w:val="0"/>
              <w:marTop w:val="0"/>
              <w:marBottom w:val="0"/>
              <w:divBdr>
                <w:top w:val="none" w:sz="0" w:space="0" w:color="auto"/>
                <w:left w:val="none" w:sz="0" w:space="0" w:color="auto"/>
                <w:bottom w:val="none" w:sz="0" w:space="0" w:color="auto"/>
                <w:right w:val="none" w:sz="0" w:space="0" w:color="auto"/>
              </w:divBdr>
            </w:div>
            <w:div w:id="113596770">
              <w:marLeft w:val="0"/>
              <w:marRight w:val="0"/>
              <w:marTop w:val="0"/>
              <w:marBottom w:val="0"/>
              <w:divBdr>
                <w:top w:val="none" w:sz="0" w:space="0" w:color="auto"/>
                <w:left w:val="none" w:sz="0" w:space="0" w:color="auto"/>
                <w:bottom w:val="none" w:sz="0" w:space="0" w:color="auto"/>
                <w:right w:val="none" w:sz="0" w:space="0" w:color="auto"/>
              </w:divBdr>
            </w:div>
            <w:div w:id="756101570">
              <w:marLeft w:val="0"/>
              <w:marRight w:val="0"/>
              <w:marTop w:val="0"/>
              <w:marBottom w:val="0"/>
              <w:divBdr>
                <w:top w:val="none" w:sz="0" w:space="0" w:color="auto"/>
                <w:left w:val="none" w:sz="0" w:space="0" w:color="auto"/>
                <w:bottom w:val="none" w:sz="0" w:space="0" w:color="auto"/>
                <w:right w:val="none" w:sz="0" w:space="0" w:color="auto"/>
              </w:divBdr>
            </w:div>
            <w:div w:id="1776635702">
              <w:marLeft w:val="0"/>
              <w:marRight w:val="0"/>
              <w:marTop w:val="0"/>
              <w:marBottom w:val="0"/>
              <w:divBdr>
                <w:top w:val="none" w:sz="0" w:space="0" w:color="auto"/>
                <w:left w:val="none" w:sz="0" w:space="0" w:color="auto"/>
                <w:bottom w:val="none" w:sz="0" w:space="0" w:color="auto"/>
                <w:right w:val="none" w:sz="0" w:space="0" w:color="auto"/>
              </w:divBdr>
            </w:div>
            <w:div w:id="1778325357">
              <w:marLeft w:val="0"/>
              <w:marRight w:val="0"/>
              <w:marTop w:val="0"/>
              <w:marBottom w:val="0"/>
              <w:divBdr>
                <w:top w:val="none" w:sz="0" w:space="0" w:color="auto"/>
                <w:left w:val="none" w:sz="0" w:space="0" w:color="auto"/>
                <w:bottom w:val="none" w:sz="0" w:space="0" w:color="auto"/>
                <w:right w:val="none" w:sz="0" w:space="0" w:color="auto"/>
              </w:divBdr>
            </w:div>
            <w:div w:id="939071646">
              <w:marLeft w:val="0"/>
              <w:marRight w:val="0"/>
              <w:marTop w:val="0"/>
              <w:marBottom w:val="0"/>
              <w:divBdr>
                <w:top w:val="none" w:sz="0" w:space="0" w:color="auto"/>
                <w:left w:val="none" w:sz="0" w:space="0" w:color="auto"/>
                <w:bottom w:val="none" w:sz="0" w:space="0" w:color="auto"/>
                <w:right w:val="none" w:sz="0" w:space="0" w:color="auto"/>
              </w:divBdr>
            </w:div>
            <w:div w:id="1959870144">
              <w:marLeft w:val="0"/>
              <w:marRight w:val="0"/>
              <w:marTop w:val="0"/>
              <w:marBottom w:val="0"/>
              <w:divBdr>
                <w:top w:val="none" w:sz="0" w:space="0" w:color="auto"/>
                <w:left w:val="none" w:sz="0" w:space="0" w:color="auto"/>
                <w:bottom w:val="none" w:sz="0" w:space="0" w:color="auto"/>
                <w:right w:val="none" w:sz="0" w:space="0" w:color="auto"/>
              </w:divBdr>
            </w:div>
            <w:div w:id="1607232804">
              <w:marLeft w:val="0"/>
              <w:marRight w:val="0"/>
              <w:marTop w:val="0"/>
              <w:marBottom w:val="0"/>
              <w:divBdr>
                <w:top w:val="none" w:sz="0" w:space="0" w:color="auto"/>
                <w:left w:val="none" w:sz="0" w:space="0" w:color="auto"/>
                <w:bottom w:val="none" w:sz="0" w:space="0" w:color="auto"/>
                <w:right w:val="none" w:sz="0" w:space="0" w:color="auto"/>
              </w:divBdr>
            </w:div>
            <w:div w:id="794101448">
              <w:marLeft w:val="0"/>
              <w:marRight w:val="0"/>
              <w:marTop w:val="0"/>
              <w:marBottom w:val="0"/>
              <w:divBdr>
                <w:top w:val="none" w:sz="0" w:space="0" w:color="auto"/>
                <w:left w:val="none" w:sz="0" w:space="0" w:color="auto"/>
                <w:bottom w:val="none" w:sz="0" w:space="0" w:color="auto"/>
                <w:right w:val="none" w:sz="0" w:space="0" w:color="auto"/>
              </w:divBdr>
            </w:div>
            <w:div w:id="814495572">
              <w:marLeft w:val="0"/>
              <w:marRight w:val="0"/>
              <w:marTop w:val="0"/>
              <w:marBottom w:val="0"/>
              <w:divBdr>
                <w:top w:val="none" w:sz="0" w:space="0" w:color="auto"/>
                <w:left w:val="none" w:sz="0" w:space="0" w:color="auto"/>
                <w:bottom w:val="none" w:sz="0" w:space="0" w:color="auto"/>
                <w:right w:val="none" w:sz="0" w:space="0" w:color="auto"/>
              </w:divBdr>
            </w:div>
            <w:div w:id="465781161">
              <w:marLeft w:val="0"/>
              <w:marRight w:val="0"/>
              <w:marTop w:val="0"/>
              <w:marBottom w:val="0"/>
              <w:divBdr>
                <w:top w:val="none" w:sz="0" w:space="0" w:color="auto"/>
                <w:left w:val="none" w:sz="0" w:space="0" w:color="auto"/>
                <w:bottom w:val="none" w:sz="0" w:space="0" w:color="auto"/>
                <w:right w:val="none" w:sz="0" w:space="0" w:color="auto"/>
              </w:divBdr>
            </w:div>
            <w:div w:id="246962434">
              <w:marLeft w:val="0"/>
              <w:marRight w:val="0"/>
              <w:marTop w:val="0"/>
              <w:marBottom w:val="0"/>
              <w:divBdr>
                <w:top w:val="none" w:sz="0" w:space="0" w:color="auto"/>
                <w:left w:val="none" w:sz="0" w:space="0" w:color="auto"/>
                <w:bottom w:val="none" w:sz="0" w:space="0" w:color="auto"/>
                <w:right w:val="none" w:sz="0" w:space="0" w:color="auto"/>
              </w:divBdr>
            </w:div>
            <w:div w:id="1440445234">
              <w:marLeft w:val="0"/>
              <w:marRight w:val="0"/>
              <w:marTop w:val="0"/>
              <w:marBottom w:val="0"/>
              <w:divBdr>
                <w:top w:val="none" w:sz="0" w:space="0" w:color="auto"/>
                <w:left w:val="none" w:sz="0" w:space="0" w:color="auto"/>
                <w:bottom w:val="none" w:sz="0" w:space="0" w:color="auto"/>
                <w:right w:val="none" w:sz="0" w:space="0" w:color="auto"/>
              </w:divBdr>
            </w:div>
            <w:div w:id="1715153241">
              <w:marLeft w:val="0"/>
              <w:marRight w:val="0"/>
              <w:marTop w:val="0"/>
              <w:marBottom w:val="0"/>
              <w:divBdr>
                <w:top w:val="none" w:sz="0" w:space="0" w:color="auto"/>
                <w:left w:val="none" w:sz="0" w:space="0" w:color="auto"/>
                <w:bottom w:val="none" w:sz="0" w:space="0" w:color="auto"/>
                <w:right w:val="none" w:sz="0" w:space="0" w:color="auto"/>
              </w:divBdr>
            </w:div>
            <w:div w:id="1202547546">
              <w:marLeft w:val="0"/>
              <w:marRight w:val="0"/>
              <w:marTop w:val="0"/>
              <w:marBottom w:val="0"/>
              <w:divBdr>
                <w:top w:val="none" w:sz="0" w:space="0" w:color="auto"/>
                <w:left w:val="none" w:sz="0" w:space="0" w:color="auto"/>
                <w:bottom w:val="none" w:sz="0" w:space="0" w:color="auto"/>
                <w:right w:val="none" w:sz="0" w:space="0" w:color="auto"/>
              </w:divBdr>
            </w:div>
            <w:div w:id="172961945">
              <w:marLeft w:val="0"/>
              <w:marRight w:val="0"/>
              <w:marTop w:val="0"/>
              <w:marBottom w:val="0"/>
              <w:divBdr>
                <w:top w:val="none" w:sz="0" w:space="0" w:color="auto"/>
                <w:left w:val="none" w:sz="0" w:space="0" w:color="auto"/>
                <w:bottom w:val="none" w:sz="0" w:space="0" w:color="auto"/>
                <w:right w:val="none" w:sz="0" w:space="0" w:color="auto"/>
              </w:divBdr>
            </w:div>
            <w:div w:id="1962959137">
              <w:marLeft w:val="0"/>
              <w:marRight w:val="0"/>
              <w:marTop w:val="0"/>
              <w:marBottom w:val="0"/>
              <w:divBdr>
                <w:top w:val="none" w:sz="0" w:space="0" w:color="auto"/>
                <w:left w:val="none" w:sz="0" w:space="0" w:color="auto"/>
                <w:bottom w:val="none" w:sz="0" w:space="0" w:color="auto"/>
                <w:right w:val="none" w:sz="0" w:space="0" w:color="auto"/>
              </w:divBdr>
            </w:div>
            <w:div w:id="1117062128">
              <w:marLeft w:val="0"/>
              <w:marRight w:val="0"/>
              <w:marTop w:val="0"/>
              <w:marBottom w:val="0"/>
              <w:divBdr>
                <w:top w:val="none" w:sz="0" w:space="0" w:color="auto"/>
                <w:left w:val="none" w:sz="0" w:space="0" w:color="auto"/>
                <w:bottom w:val="none" w:sz="0" w:space="0" w:color="auto"/>
                <w:right w:val="none" w:sz="0" w:space="0" w:color="auto"/>
              </w:divBdr>
            </w:div>
            <w:div w:id="102459408">
              <w:marLeft w:val="0"/>
              <w:marRight w:val="0"/>
              <w:marTop w:val="0"/>
              <w:marBottom w:val="0"/>
              <w:divBdr>
                <w:top w:val="none" w:sz="0" w:space="0" w:color="auto"/>
                <w:left w:val="none" w:sz="0" w:space="0" w:color="auto"/>
                <w:bottom w:val="none" w:sz="0" w:space="0" w:color="auto"/>
                <w:right w:val="none" w:sz="0" w:space="0" w:color="auto"/>
              </w:divBdr>
            </w:div>
            <w:div w:id="1126389560">
              <w:marLeft w:val="0"/>
              <w:marRight w:val="0"/>
              <w:marTop w:val="0"/>
              <w:marBottom w:val="0"/>
              <w:divBdr>
                <w:top w:val="none" w:sz="0" w:space="0" w:color="auto"/>
                <w:left w:val="none" w:sz="0" w:space="0" w:color="auto"/>
                <w:bottom w:val="none" w:sz="0" w:space="0" w:color="auto"/>
                <w:right w:val="none" w:sz="0" w:space="0" w:color="auto"/>
              </w:divBdr>
            </w:div>
            <w:div w:id="727191918">
              <w:marLeft w:val="0"/>
              <w:marRight w:val="0"/>
              <w:marTop w:val="0"/>
              <w:marBottom w:val="0"/>
              <w:divBdr>
                <w:top w:val="none" w:sz="0" w:space="0" w:color="auto"/>
                <w:left w:val="none" w:sz="0" w:space="0" w:color="auto"/>
                <w:bottom w:val="none" w:sz="0" w:space="0" w:color="auto"/>
                <w:right w:val="none" w:sz="0" w:space="0" w:color="auto"/>
              </w:divBdr>
            </w:div>
            <w:div w:id="977612460">
              <w:marLeft w:val="0"/>
              <w:marRight w:val="0"/>
              <w:marTop w:val="0"/>
              <w:marBottom w:val="0"/>
              <w:divBdr>
                <w:top w:val="none" w:sz="0" w:space="0" w:color="auto"/>
                <w:left w:val="none" w:sz="0" w:space="0" w:color="auto"/>
                <w:bottom w:val="none" w:sz="0" w:space="0" w:color="auto"/>
                <w:right w:val="none" w:sz="0" w:space="0" w:color="auto"/>
              </w:divBdr>
            </w:div>
            <w:div w:id="446703618">
              <w:marLeft w:val="0"/>
              <w:marRight w:val="0"/>
              <w:marTop w:val="0"/>
              <w:marBottom w:val="0"/>
              <w:divBdr>
                <w:top w:val="none" w:sz="0" w:space="0" w:color="auto"/>
                <w:left w:val="none" w:sz="0" w:space="0" w:color="auto"/>
                <w:bottom w:val="none" w:sz="0" w:space="0" w:color="auto"/>
                <w:right w:val="none" w:sz="0" w:space="0" w:color="auto"/>
              </w:divBdr>
            </w:div>
            <w:div w:id="1472089819">
              <w:marLeft w:val="0"/>
              <w:marRight w:val="0"/>
              <w:marTop w:val="0"/>
              <w:marBottom w:val="0"/>
              <w:divBdr>
                <w:top w:val="none" w:sz="0" w:space="0" w:color="auto"/>
                <w:left w:val="none" w:sz="0" w:space="0" w:color="auto"/>
                <w:bottom w:val="none" w:sz="0" w:space="0" w:color="auto"/>
                <w:right w:val="none" w:sz="0" w:space="0" w:color="auto"/>
              </w:divBdr>
            </w:div>
            <w:div w:id="1427768895">
              <w:marLeft w:val="0"/>
              <w:marRight w:val="0"/>
              <w:marTop w:val="0"/>
              <w:marBottom w:val="0"/>
              <w:divBdr>
                <w:top w:val="none" w:sz="0" w:space="0" w:color="auto"/>
                <w:left w:val="none" w:sz="0" w:space="0" w:color="auto"/>
                <w:bottom w:val="none" w:sz="0" w:space="0" w:color="auto"/>
                <w:right w:val="none" w:sz="0" w:space="0" w:color="auto"/>
              </w:divBdr>
            </w:div>
            <w:div w:id="391347818">
              <w:marLeft w:val="0"/>
              <w:marRight w:val="0"/>
              <w:marTop w:val="0"/>
              <w:marBottom w:val="0"/>
              <w:divBdr>
                <w:top w:val="none" w:sz="0" w:space="0" w:color="auto"/>
                <w:left w:val="none" w:sz="0" w:space="0" w:color="auto"/>
                <w:bottom w:val="none" w:sz="0" w:space="0" w:color="auto"/>
                <w:right w:val="none" w:sz="0" w:space="0" w:color="auto"/>
              </w:divBdr>
            </w:div>
            <w:div w:id="1338145829">
              <w:marLeft w:val="0"/>
              <w:marRight w:val="0"/>
              <w:marTop w:val="0"/>
              <w:marBottom w:val="0"/>
              <w:divBdr>
                <w:top w:val="none" w:sz="0" w:space="0" w:color="auto"/>
                <w:left w:val="none" w:sz="0" w:space="0" w:color="auto"/>
                <w:bottom w:val="none" w:sz="0" w:space="0" w:color="auto"/>
                <w:right w:val="none" w:sz="0" w:space="0" w:color="auto"/>
              </w:divBdr>
            </w:div>
            <w:div w:id="1225021613">
              <w:marLeft w:val="0"/>
              <w:marRight w:val="0"/>
              <w:marTop w:val="0"/>
              <w:marBottom w:val="0"/>
              <w:divBdr>
                <w:top w:val="none" w:sz="0" w:space="0" w:color="auto"/>
                <w:left w:val="none" w:sz="0" w:space="0" w:color="auto"/>
                <w:bottom w:val="none" w:sz="0" w:space="0" w:color="auto"/>
                <w:right w:val="none" w:sz="0" w:space="0" w:color="auto"/>
              </w:divBdr>
            </w:div>
            <w:div w:id="1982954319">
              <w:marLeft w:val="0"/>
              <w:marRight w:val="0"/>
              <w:marTop w:val="0"/>
              <w:marBottom w:val="0"/>
              <w:divBdr>
                <w:top w:val="none" w:sz="0" w:space="0" w:color="auto"/>
                <w:left w:val="none" w:sz="0" w:space="0" w:color="auto"/>
                <w:bottom w:val="none" w:sz="0" w:space="0" w:color="auto"/>
                <w:right w:val="none" w:sz="0" w:space="0" w:color="auto"/>
              </w:divBdr>
            </w:div>
            <w:div w:id="1145321038">
              <w:marLeft w:val="0"/>
              <w:marRight w:val="0"/>
              <w:marTop w:val="0"/>
              <w:marBottom w:val="0"/>
              <w:divBdr>
                <w:top w:val="none" w:sz="0" w:space="0" w:color="auto"/>
                <w:left w:val="none" w:sz="0" w:space="0" w:color="auto"/>
                <w:bottom w:val="none" w:sz="0" w:space="0" w:color="auto"/>
                <w:right w:val="none" w:sz="0" w:space="0" w:color="auto"/>
              </w:divBdr>
            </w:div>
            <w:div w:id="1870677333">
              <w:marLeft w:val="0"/>
              <w:marRight w:val="0"/>
              <w:marTop w:val="0"/>
              <w:marBottom w:val="0"/>
              <w:divBdr>
                <w:top w:val="none" w:sz="0" w:space="0" w:color="auto"/>
                <w:left w:val="none" w:sz="0" w:space="0" w:color="auto"/>
                <w:bottom w:val="none" w:sz="0" w:space="0" w:color="auto"/>
                <w:right w:val="none" w:sz="0" w:space="0" w:color="auto"/>
              </w:divBdr>
            </w:div>
            <w:div w:id="2063093055">
              <w:marLeft w:val="0"/>
              <w:marRight w:val="0"/>
              <w:marTop w:val="0"/>
              <w:marBottom w:val="0"/>
              <w:divBdr>
                <w:top w:val="none" w:sz="0" w:space="0" w:color="auto"/>
                <w:left w:val="none" w:sz="0" w:space="0" w:color="auto"/>
                <w:bottom w:val="none" w:sz="0" w:space="0" w:color="auto"/>
                <w:right w:val="none" w:sz="0" w:space="0" w:color="auto"/>
              </w:divBdr>
            </w:div>
            <w:div w:id="103696025">
              <w:marLeft w:val="0"/>
              <w:marRight w:val="0"/>
              <w:marTop w:val="0"/>
              <w:marBottom w:val="0"/>
              <w:divBdr>
                <w:top w:val="none" w:sz="0" w:space="0" w:color="auto"/>
                <w:left w:val="none" w:sz="0" w:space="0" w:color="auto"/>
                <w:bottom w:val="none" w:sz="0" w:space="0" w:color="auto"/>
                <w:right w:val="none" w:sz="0" w:space="0" w:color="auto"/>
              </w:divBdr>
            </w:div>
            <w:div w:id="1751536247">
              <w:marLeft w:val="0"/>
              <w:marRight w:val="0"/>
              <w:marTop w:val="0"/>
              <w:marBottom w:val="0"/>
              <w:divBdr>
                <w:top w:val="none" w:sz="0" w:space="0" w:color="auto"/>
                <w:left w:val="none" w:sz="0" w:space="0" w:color="auto"/>
                <w:bottom w:val="none" w:sz="0" w:space="0" w:color="auto"/>
                <w:right w:val="none" w:sz="0" w:space="0" w:color="auto"/>
              </w:divBdr>
            </w:div>
            <w:div w:id="1083264158">
              <w:marLeft w:val="0"/>
              <w:marRight w:val="0"/>
              <w:marTop w:val="0"/>
              <w:marBottom w:val="0"/>
              <w:divBdr>
                <w:top w:val="none" w:sz="0" w:space="0" w:color="auto"/>
                <w:left w:val="none" w:sz="0" w:space="0" w:color="auto"/>
                <w:bottom w:val="none" w:sz="0" w:space="0" w:color="auto"/>
                <w:right w:val="none" w:sz="0" w:space="0" w:color="auto"/>
              </w:divBdr>
            </w:div>
            <w:div w:id="2017801884">
              <w:marLeft w:val="0"/>
              <w:marRight w:val="0"/>
              <w:marTop w:val="0"/>
              <w:marBottom w:val="0"/>
              <w:divBdr>
                <w:top w:val="none" w:sz="0" w:space="0" w:color="auto"/>
                <w:left w:val="none" w:sz="0" w:space="0" w:color="auto"/>
                <w:bottom w:val="none" w:sz="0" w:space="0" w:color="auto"/>
                <w:right w:val="none" w:sz="0" w:space="0" w:color="auto"/>
              </w:divBdr>
            </w:div>
            <w:div w:id="535049211">
              <w:marLeft w:val="0"/>
              <w:marRight w:val="0"/>
              <w:marTop w:val="0"/>
              <w:marBottom w:val="0"/>
              <w:divBdr>
                <w:top w:val="none" w:sz="0" w:space="0" w:color="auto"/>
                <w:left w:val="none" w:sz="0" w:space="0" w:color="auto"/>
                <w:bottom w:val="none" w:sz="0" w:space="0" w:color="auto"/>
                <w:right w:val="none" w:sz="0" w:space="0" w:color="auto"/>
              </w:divBdr>
            </w:div>
            <w:div w:id="1271354440">
              <w:marLeft w:val="0"/>
              <w:marRight w:val="0"/>
              <w:marTop w:val="0"/>
              <w:marBottom w:val="0"/>
              <w:divBdr>
                <w:top w:val="none" w:sz="0" w:space="0" w:color="auto"/>
                <w:left w:val="none" w:sz="0" w:space="0" w:color="auto"/>
                <w:bottom w:val="none" w:sz="0" w:space="0" w:color="auto"/>
                <w:right w:val="none" w:sz="0" w:space="0" w:color="auto"/>
              </w:divBdr>
            </w:div>
            <w:div w:id="2019235962">
              <w:marLeft w:val="0"/>
              <w:marRight w:val="0"/>
              <w:marTop w:val="0"/>
              <w:marBottom w:val="0"/>
              <w:divBdr>
                <w:top w:val="none" w:sz="0" w:space="0" w:color="auto"/>
                <w:left w:val="none" w:sz="0" w:space="0" w:color="auto"/>
                <w:bottom w:val="none" w:sz="0" w:space="0" w:color="auto"/>
                <w:right w:val="none" w:sz="0" w:space="0" w:color="auto"/>
              </w:divBdr>
            </w:div>
            <w:div w:id="277180182">
              <w:marLeft w:val="0"/>
              <w:marRight w:val="0"/>
              <w:marTop w:val="0"/>
              <w:marBottom w:val="0"/>
              <w:divBdr>
                <w:top w:val="none" w:sz="0" w:space="0" w:color="auto"/>
                <w:left w:val="none" w:sz="0" w:space="0" w:color="auto"/>
                <w:bottom w:val="none" w:sz="0" w:space="0" w:color="auto"/>
                <w:right w:val="none" w:sz="0" w:space="0" w:color="auto"/>
              </w:divBdr>
            </w:div>
            <w:div w:id="1263801369">
              <w:marLeft w:val="0"/>
              <w:marRight w:val="0"/>
              <w:marTop w:val="0"/>
              <w:marBottom w:val="0"/>
              <w:divBdr>
                <w:top w:val="none" w:sz="0" w:space="0" w:color="auto"/>
                <w:left w:val="none" w:sz="0" w:space="0" w:color="auto"/>
                <w:bottom w:val="none" w:sz="0" w:space="0" w:color="auto"/>
                <w:right w:val="none" w:sz="0" w:space="0" w:color="auto"/>
              </w:divBdr>
            </w:div>
            <w:div w:id="13461458">
              <w:marLeft w:val="0"/>
              <w:marRight w:val="0"/>
              <w:marTop w:val="0"/>
              <w:marBottom w:val="0"/>
              <w:divBdr>
                <w:top w:val="none" w:sz="0" w:space="0" w:color="auto"/>
                <w:left w:val="none" w:sz="0" w:space="0" w:color="auto"/>
                <w:bottom w:val="none" w:sz="0" w:space="0" w:color="auto"/>
                <w:right w:val="none" w:sz="0" w:space="0" w:color="auto"/>
              </w:divBdr>
            </w:div>
            <w:div w:id="19473707">
              <w:marLeft w:val="0"/>
              <w:marRight w:val="0"/>
              <w:marTop w:val="0"/>
              <w:marBottom w:val="0"/>
              <w:divBdr>
                <w:top w:val="none" w:sz="0" w:space="0" w:color="auto"/>
                <w:left w:val="none" w:sz="0" w:space="0" w:color="auto"/>
                <w:bottom w:val="none" w:sz="0" w:space="0" w:color="auto"/>
                <w:right w:val="none" w:sz="0" w:space="0" w:color="auto"/>
              </w:divBdr>
            </w:div>
            <w:div w:id="1943684411">
              <w:marLeft w:val="0"/>
              <w:marRight w:val="0"/>
              <w:marTop w:val="0"/>
              <w:marBottom w:val="0"/>
              <w:divBdr>
                <w:top w:val="none" w:sz="0" w:space="0" w:color="auto"/>
                <w:left w:val="none" w:sz="0" w:space="0" w:color="auto"/>
                <w:bottom w:val="none" w:sz="0" w:space="0" w:color="auto"/>
                <w:right w:val="none" w:sz="0" w:space="0" w:color="auto"/>
              </w:divBdr>
            </w:div>
            <w:div w:id="85000800">
              <w:marLeft w:val="0"/>
              <w:marRight w:val="0"/>
              <w:marTop w:val="0"/>
              <w:marBottom w:val="0"/>
              <w:divBdr>
                <w:top w:val="none" w:sz="0" w:space="0" w:color="auto"/>
                <w:left w:val="none" w:sz="0" w:space="0" w:color="auto"/>
                <w:bottom w:val="none" w:sz="0" w:space="0" w:color="auto"/>
                <w:right w:val="none" w:sz="0" w:space="0" w:color="auto"/>
              </w:divBdr>
            </w:div>
            <w:div w:id="377242974">
              <w:marLeft w:val="0"/>
              <w:marRight w:val="0"/>
              <w:marTop w:val="0"/>
              <w:marBottom w:val="0"/>
              <w:divBdr>
                <w:top w:val="none" w:sz="0" w:space="0" w:color="auto"/>
                <w:left w:val="none" w:sz="0" w:space="0" w:color="auto"/>
                <w:bottom w:val="none" w:sz="0" w:space="0" w:color="auto"/>
                <w:right w:val="none" w:sz="0" w:space="0" w:color="auto"/>
              </w:divBdr>
            </w:div>
            <w:div w:id="828640717">
              <w:marLeft w:val="0"/>
              <w:marRight w:val="0"/>
              <w:marTop w:val="0"/>
              <w:marBottom w:val="0"/>
              <w:divBdr>
                <w:top w:val="none" w:sz="0" w:space="0" w:color="auto"/>
                <w:left w:val="none" w:sz="0" w:space="0" w:color="auto"/>
                <w:bottom w:val="none" w:sz="0" w:space="0" w:color="auto"/>
                <w:right w:val="none" w:sz="0" w:space="0" w:color="auto"/>
              </w:divBdr>
            </w:div>
            <w:div w:id="102041976">
              <w:marLeft w:val="0"/>
              <w:marRight w:val="0"/>
              <w:marTop w:val="0"/>
              <w:marBottom w:val="0"/>
              <w:divBdr>
                <w:top w:val="none" w:sz="0" w:space="0" w:color="auto"/>
                <w:left w:val="none" w:sz="0" w:space="0" w:color="auto"/>
                <w:bottom w:val="none" w:sz="0" w:space="0" w:color="auto"/>
                <w:right w:val="none" w:sz="0" w:space="0" w:color="auto"/>
              </w:divBdr>
            </w:div>
            <w:div w:id="1182890063">
              <w:marLeft w:val="0"/>
              <w:marRight w:val="0"/>
              <w:marTop w:val="0"/>
              <w:marBottom w:val="0"/>
              <w:divBdr>
                <w:top w:val="none" w:sz="0" w:space="0" w:color="auto"/>
                <w:left w:val="none" w:sz="0" w:space="0" w:color="auto"/>
                <w:bottom w:val="none" w:sz="0" w:space="0" w:color="auto"/>
                <w:right w:val="none" w:sz="0" w:space="0" w:color="auto"/>
              </w:divBdr>
            </w:div>
            <w:div w:id="251742851">
              <w:marLeft w:val="0"/>
              <w:marRight w:val="0"/>
              <w:marTop w:val="0"/>
              <w:marBottom w:val="0"/>
              <w:divBdr>
                <w:top w:val="none" w:sz="0" w:space="0" w:color="auto"/>
                <w:left w:val="none" w:sz="0" w:space="0" w:color="auto"/>
                <w:bottom w:val="none" w:sz="0" w:space="0" w:color="auto"/>
                <w:right w:val="none" w:sz="0" w:space="0" w:color="auto"/>
              </w:divBdr>
            </w:div>
            <w:div w:id="855079029">
              <w:marLeft w:val="0"/>
              <w:marRight w:val="0"/>
              <w:marTop w:val="0"/>
              <w:marBottom w:val="0"/>
              <w:divBdr>
                <w:top w:val="none" w:sz="0" w:space="0" w:color="auto"/>
                <w:left w:val="none" w:sz="0" w:space="0" w:color="auto"/>
                <w:bottom w:val="none" w:sz="0" w:space="0" w:color="auto"/>
                <w:right w:val="none" w:sz="0" w:space="0" w:color="auto"/>
              </w:divBdr>
            </w:div>
            <w:div w:id="1153134326">
              <w:marLeft w:val="0"/>
              <w:marRight w:val="0"/>
              <w:marTop w:val="0"/>
              <w:marBottom w:val="0"/>
              <w:divBdr>
                <w:top w:val="none" w:sz="0" w:space="0" w:color="auto"/>
                <w:left w:val="none" w:sz="0" w:space="0" w:color="auto"/>
                <w:bottom w:val="none" w:sz="0" w:space="0" w:color="auto"/>
                <w:right w:val="none" w:sz="0" w:space="0" w:color="auto"/>
              </w:divBdr>
            </w:div>
            <w:div w:id="1824203467">
              <w:marLeft w:val="0"/>
              <w:marRight w:val="0"/>
              <w:marTop w:val="0"/>
              <w:marBottom w:val="0"/>
              <w:divBdr>
                <w:top w:val="none" w:sz="0" w:space="0" w:color="auto"/>
                <w:left w:val="none" w:sz="0" w:space="0" w:color="auto"/>
                <w:bottom w:val="none" w:sz="0" w:space="0" w:color="auto"/>
                <w:right w:val="none" w:sz="0" w:space="0" w:color="auto"/>
              </w:divBdr>
            </w:div>
            <w:div w:id="1448698381">
              <w:marLeft w:val="0"/>
              <w:marRight w:val="0"/>
              <w:marTop w:val="0"/>
              <w:marBottom w:val="0"/>
              <w:divBdr>
                <w:top w:val="none" w:sz="0" w:space="0" w:color="auto"/>
                <w:left w:val="none" w:sz="0" w:space="0" w:color="auto"/>
                <w:bottom w:val="none" w:sz="0" w:space="0" w:color="auto"/>
                <w:right w:val="none" w:sz="0" w:space="0" w:color="auto"/>
              </w:divBdr>
            </w:div>
            <w:div w:id="905840556">
              <w:marLeft w:val="0"/>
              <w:marRight w:val="0"/>
              <w:marTop w:val="0"/>
              <w:marBottom w:val="0"/>
              <w:divBdr>
                <w:top w:val="none" w:sz="0" w:space="0" w:color="auto"/>
                <w:left w:val="none" w:sz="0" w:space="0" w:color="auto"/>
                <w:bottom w:val="none" w:sz="0" w:space="0" w:color="auto"/>
                <w:right w:val="none" w:sz="0" w:space="0" w:color="auto"/>
              </w:divBdr>
            </w:div>
            <w:div w:id="1505242795">
              <w:marLeft w:val="0"/>
              <w:marRight w:val="0"/>
              <w:marTop w:val="0"/>
              <w:marBottom w:val="0"/>
              <w:divBdr>
                <w:top w:val="none" w:sz="0" w:space="0" w:color="auto"/>
                <w:left w:val="none" w:sz="0" w:space="0" w:color="auto"/>
                <w:bottom w:val="none" w:sz="0" w:space="0" w:color="auto"/>
                <w:right w:val="none" w:sz="0" w:space="0" w:color="auto"/>
              </w:divBdr>
            </w:div>
            <w:div w:id="2067801501">
              <w:marLeft w:val="0"/>
              <w:marRight w:val="0"/>
              <w:marTop w:val="0"/>
              <w:marBottom w:val="0"/>
              <w:divBdr>
                <w:top w:val="none" w:sz="0" w:space="0" w:color="auto"/>
                <w:left w:val="none" w:sz="0" w:space="0" w:color="auto"/>
                <w:bottom w:val="none" w:sz="0" w:space="0" w:color="auto"/>
                <w:right w:val="none" w:sz="0" w:space="0" w:color="auto"/>
              </w:divBdr>
            </w:div>
            <w:div w:id="140971959">
              <w:marLeft w:val="0"/>
              <w:marRight w:val="0"/>
              <w:marTop w:val="0"/>
              <w:marBottom w:val="0"/>
              <w:divBdr>
                <w:top w:val="none" w:sz="0" w:space="0" w:color="auto"/>
                <w:left w:val="none" w:sz="0" w:space="0" w:color="auto"/>
                <w:bottom w:val="none" w:sz="0" w:space="0" w:color="auto"/>
                <w:right w:val="none" w:sz="0" w:space="0" w:color="auto"/>
              </w:divBdr>
            </w:div>
            <w:div w:id="1987591496">
              <w:marLeft w:val="0"/>
              <w:marRight w:val="0"/>
              <w:marTop w:val="0"/>
              <w:marBottom w:val="0"/>
              <w:divBdr>
                <w:top w:val="none" w:sz="0" w:space="0" w:color="auto"/>
                <w:left w:val="none" w:sz="0" w:space="0" w:color="auto"/>
                <w:bottom w:val="none" w:sz="0" w:space="0" w:color="auto"/>
                <w:right w:val="none" w:sz="0" w:space="0" w:color="auto"/>
              </w:divBdr>
            </w:div>
            <w:div w:id="322010018">
              <w:marLeft w:val="0"/>
              <w:marRight w:val="0"/>
              <w:marTop w:val="0"/>
              <w:marBottom w:val="0"/>
              <w:divBdr>
                <w:top w:val="none" w:sz="0" w:space="0" w:color="auto"/>
                <w:left w:val="none" w:sz="0" w:space="0" w:color="auto"/>
                <w:bottom w:val="none" w:sz="0" w:space="0" w:color="auto"/>
                <w:right w:val="none" w:sz="0" w:space="0" w:color="auto"/>
              </w:divBdr>
            </w:div>
            <w:div w:id="427046519">
              <w:marLeft w:val="0"/>
              <w:marRight w:val="0"/>
              <w:marTop w:val="0"/>
              <w:marBottom w:val="0"/>
              <w:divBdr>
                <w:top w:val="none" w:sz="0" w:space="0" w:color="auto"/>
                <w:left w:val="none" w:sz="0" w:space="0" w:color="auto"/>
                <w:bottom w:val="none" w:sz="0" w:space="0" w:color="auto"/>
                <w:right w:val="none" w:sz="0" w:space="0" w:color="auto"/>
              </w:divBdr>
            </w:div>
            <w:div w:id="257255082">
              <w:marLeft w:val="0"/>
              <w:marRight w:val="0"/>
              <w:marTop w:val="0"/>
              <w:marBottom w:val="0"/>
              <w:divBdr>
                <w:top w:val="none" w:sz="0" w:space="0" w:color="auto"/>
                <w:left w:val="none" w:sz="0" w:space="0" w:color="auto"/>
                <w:bottom w:val="none" w:sz="0" w:space="0" w:color="auto"/>
                <w:right w:val="none" w:sz="0" w:space="0" w:color="auto"/>
              </w:divBdr>
            </w:div>
            <w:div w:id="871842683">
              <w:marLeft w:val="0"/>
              <w:marRight w:val="0"/>
              <w:marTop w:val="0"/>
              <w:marBottom w:val="0"/>
              <w:divBdr>
                <w:top w:val="none" w:sz="0" w:space="0" w:color="auto"/>
                <w:left w:val="none" w:sz="0" w:space="0" w:color="auto"/>
                <w:bottom w:val="none" w:sz="0" w:space="0" w:color="auto"/>
                <w:right w:val="none" w:sz="0" w:space="0" w:color="auto"/>
              </w:divBdr>
            </w:div>
            <w:div w:id="1513645982">
              <w:marLeft w:val="0"/>
              <w:marRight w:val="0"/>
              <w:marTop w:val="0"/>
              <w:marBottom w:val="0"/>
              <w:divBdr>
                <w:top w:val="none" w:sz="0" w:space="0" w:color="auto"/>
                <w:left w:val="none" w:sz="0" w:space="0" w:color="auto"/>
                <w:bottom w:val="none" w:sz="0" w:space="0" w:color="auto"/>
                <w:right w:val="none" w:sz="0" w:space="0" w:color="auto"/>
              </w:divBdr>
            </w:div>
            <w:div w:id="868644489">
              <w:marLeft w:val="0"/>
              <w:marRight w:val="0"/>
              <w:marTop w:val="0"/>
              <w:marBottom w:val="0"/>
              <w:divBdr>
                <w:top w:val="none" w:sz="0" w:space="0" w:color="auto"/>
                <w:left w:val="none" w:sz="0" w:space="0" w:color="auto"/>
                <w:bottom w:val="none" w:sz="0" w:space="0" w:color="auto"/>
                <w:right w:val="none" w:sz="0" w:space="0" w:color="auto"/>
              </w:divBdr>
            </w:div>
            <w:div w:id="113913226">
              <w:marLeft w:val="0"/>
              <w:marRight w:val="0"/>
              <w:marTop w:val="0"/>
              <w:marBottom w:val="0"/>
              <w:divBdr>
                <w:top w:val="none" w:sz="0" w:space="0" w:color="auto"/>
                <w:left w:val="none" w:sz="0" w:space="0" w:color="auto"/>
                <w:bottom w:val="none" w:sz="0" w:space="0" w:color="auto"/>
                <w:right w:val="none" w:sz="0" w:space="0" w:color="auto"/>
              </w:divBdr>
            </w:div>
            <w:div w:id="745685397">
              <w:marLeft w:val="0"/>
              <w:marRight w:val="0"/>
              <w:marTop w:val="0"/>
              <w:marBottom w:val="0"/>
              <w:divBdr>
                <w:top w:val="none" w:sz="0" w:space="0" w:color="auto"/>
                <w:left w:val="none" w:sz="0" w:space="0" w:color="auto"/>
                <w:bottom w:val="none" w:sz="0" w:space="0" w:color="auto"/>
                <w:right w:val="none" w:sz="0" w:space="0" w:color="auto"/>
              </w:divBdr>
            </w:div>
            <w:div w:id="2093121425">
              <w:marLeft w:val="0"/>
              <w:marRight w:val="0"/>
              <w:marTop w:val="0"/>
              <w:marBottom w:val="0"/>
              <w:divBdr>
                <w:top w:val="none" w:sz="0" w:space="0" w:color="auto"/>
                <w:left w:val="none" w:sz="0" w:space="0" w:color="auto"/>
                <w:bottom w:val="none" w:sz="0" w:space="0" w:color="auto"/>
                <w:right w:val="none" w:sz="0" w:space="0" w:color="auto"/>
              </w:divBdr>
            </w:div>
            <w:div w:id="242375469">
              <w:marLeft w:val="0"/>
              <w:marRight w:val="0"/>
              <w:marTop w:val="0"/>
              <w:marBottom w:val="0"/>
              <w:divBdr>
                <w:top w:val="none" w:sz="0" w:space="0" w:color="auto"/>
                <w:left w:val="none" w:sz="0" w:space="0" w:color="auto"/>
                <w:bottom w:val="none" w:sz="0" w:space="0" w:color="auto"/>
                <w:right w:val="none" w:sz="0" w:space="0" w:color="auto"/>
              </w:divBdr>
            </w:div>
            <w:div w:id="20666824">
              <w:marLeft w:val="0"/>
              <w:marRight w:val="0"/>
              <w:marTop w:val="0"/>
              <w:marBottom w:val="0"/>
              <w:divBdr>
                <w:top w:val="none" w:sz="0" w:space="0" w:color="auto"/>
                <w:left w:val="none" w:sz="0" w:space="0" w:color="auto"/>
                <w:bottom w:val="none" w:sz="0" w:space="0" w:color="auto"/>
                <w:right w:val="none" w:sz="0" w:space="0" w:color="auto"/>
              </w:divBdr>
            </w:div>
            <w:div w:id="9723519">
              <w:marLeft w:val="0"/>
              <w:marRight w:val="0"/>
              <w:marTop w:val="0"/>
              <w:marBottom w:val="0"/>
              <w:divBdr>
                <w:top w:val="none" w:sz="0" w:space="0" w:color="auto"/>
                <w:left w:val="none" w:sz="0" w:space="0" w:color="auto"/>
                <w:bottom w:val="none" w:sz="0" w:space="0" w:color="auto"/>
                <w:right w:val="none" w:sz="0" w:space="0" w:color="auto"/>
              </w:divBdr>
            </w:div>
            <w:div w:id="1549562144">
              <w:marLeft w:val="0"/>
              <w:marRight w:val="0"/>
              <w:marTop w:val="0"/>
              <w:marBottom w:val="0"/>
              <w:divBdr>
                <w:top w:val="none" w:sz="0" w:space="0" w:color="auto"/>
                <w:left w:val="none" w:sz="0" w:space="0" w:color="auto"/>
                <w:bottom w:val="none" w:sz="0" w:space="0" w:color="auto"/>
                <w:right w:val="none" w:sz="0" w:space="0" w:color="auto"/>
              </w:divBdr>
            </w:div>
            <w:div w:id="117333770">
              <w:marLeft w:val="0"/>
              <w:marRight w:val="0"/>
              <w:marTop w:val="0"/>
              <w:marBottom w:val="0"/>
              <w:divBdr>
                <w:top w:val="none" w:sz="0" w:space="0" w:color="auto"/>
                <w:left w:val="none" w:sz="0" w:space="0" w:color="auto"/>
                <w:bottom w:val="none" w:sz="0" w:space="0" w:color="auto"/>
                <w:right w:val="none" w:sz="0" w:space="0" w:color="auto"/>
              </w:divBdr>
            </w:div>
            <w:div w:id="455804332">
              <w:marLeft w:val="0"/>
              <w:marRight w:val="0"/>
              <w:marTop w:val="0"/>
              <w:marBottom w:val="0"/>
              <w:divBdr>
                <w:top w:val="none" w:sz="0" w:space="0" w:color="auto"/>
                <w:left w:val="none" w:sz="0" w:space="0" w:color="auto"/>
                <w:bottom w:val="none" w:sz="0" w:space="0" w:color="auto"/>
                <w:right w:val="none" w:sz="0" w:space="0" w:color="auto"/>
              </w:divBdr>
            </w:div>
            <w:div w:id="454761679">
              <w:marLeft w:val="0"/>
              <w:marRight w:val="0"/>
              <w:marTop w:val="0"/>
              <w:marBottom w:val="0"/>
              <w:divBdr>
                <w:top w:val="none" w:sz="0" w:space="0" w:color="auto"/>
                <w:left w:val="none" w:sz="0" w:space="0" w:color="auto"/>
                <w:bottom w:val="none" w:sz="0" w:space="0" w:color="auto"/>
                <w:right w:val="none" w:sz="0" w:space="0" w:color="auto"/>
              </w:divBdr>
            </w:div>
            <w:div w:id="800076875">
              <w:marLeft w:val="0"/>
              <w:marRight w:val="0"/>
              <w:marTop w:val="0"/>
              <w:marBottom w:val="0"/>
              <w:divBdr>
                <w:top w:val="none" w:sz="0" w:space="0" w:color="auto"/>
                <w:left w:val="none" w:sz="0" w:space="0" w:color="auto"/>
                <w:bottom w:val="none" w:sz="0" w:space="0" w:color="auto"/>
                <w:right w:val="none" w:sz="0" w:space="0" w:color="auto"/>
              </w:divBdr>
            </w:div>
            <w:div w:id="1006596418">
              <w:marLeft w:val="0"/>
              <w:marRight w:val="0"/>
              <w:marTop w:val="0"/>
              <w:marBottom w:val="0"/>
              <w:divBdr>
                <w:top w:val="none" w:sz="0" w:space="0" w:color="auto"/>
                <w:left w:val="none" w:sz="0" w:space="0" w:color="auto"/>
                <w:bottom w:val="none" w:sz="0" w:space="0" w:color="auto"/>
                <w:right w:val="none" w:sz="0" w:space="0" w:color="auto"/>
              </w:divBdr>
            </w:div>
            <w:div w:id="654993184">
              <w:marLeft w:val="0"/>
              <w:marRight w:val="0"/>
              <w:marTop w:val="0"/>
              <w:marBottom w:val="0"/>
              <w:divBdr>
                <w:top w:val="none" w:sz="0" w:space="0" w:color="auto"/>
                <w:left w:val="none" w:sz="0" w:space="0" w:color="auto"/>
                <w:bottom w:val="none" w:sz="0" w:space="0" w:color="auto"/>
                <w:right w:val="none" w:sz="0" w:space="0" w:color="auto"/>
              </w:divBdr>
            </w:div>
            <w:div w:id="1354963431">
              <w:marLeft w:val="0"/>
              <w:marRight w:val="0"/>
              <w:marTop w:val="0"/>
              <w:marBottom w:val="0"/>
              <w:divBdr>
                <w:top w:val="none" w:sz="0" w:space="0" w:color="auto"/>
                <w:left w:val="none" w:sz="0" w:space="0" w:color="auto"/>
                <w:bottom w:val="none" w:sz="0" w:space="0" w:color="auto"/>
                <w:right w:val="none" w:sz="0" w:space="0" w:color="auto"/>
              </w:divBdr>
            </w:div>
            <w:div w:id="1109079633">
              <w:marLeft w:val="0"/>
              <w:marRight w:val="0"/>
              <w:marTop w:val="0"/>
              <w:marBottom w:val="0"/>
              <w:divBdr>
                <w:top w:val="none" w:sz="0" w:space="0" w:color="auto"/>
                <w:left w:val="none" w:sz="0" w:space="0" w:color="auto"/>
                <w:bottom w:val="none" w:sz="0" w:space="0" w:color="auto"/>
                <w:right w:val="none" w:sz="0" w:space="0" w:color="auto"/>
              </w:divBdr>
            </w:div>
            <w:div w:id="1467970969">
              <w:marLeft w:val="0"/>
              <w:marRight w:val="0"/>
              <w:marTop w:val="0"/>
              <w:marBottom w:val="0"/>
              <w:divBdr>
                <w:top w:val="none" w:sz="0" w:space="0" w:color="auto"/>
                <w:left w:val="none" w:sz="0" w:space="0" w:color="auto"/>
                <w:bottom w:val="none" w:sz="0" w:space="0" w:color="auto"/>
                <w:right w:val="none" w:sz="0" w:space="0" w:color="auto"/>
              </w:divBdr>
            </w:div>
            <w:div w:id="733627201">
              <w:marLeft w:val="0"/>
              <w:marRight w:val="0"/>
              <w:marTop w:val="0"/>
              <w:marBottom w:val="0"/>
              <w:divBdr>
                <w:top w:val="none" w:sz="0" w:space="0" w:color="auto"/>
                <w:left w:val="none" w:sz="0" w:space="0" w:color="auto"/>
                <w:bottom w:val="none" w:sz="0" w:space="0" w:color="auto"/>
                <w:right w:val="none" w:sz="0" w:space="0" w:color="auto"/>
              </w:divBdr>
            </w:div>
            <w:div w:id="881789230">
              <w:marLeft w:val="0"/>
              <w:marRight w:val="0"/>
              <w:marTop w:val="0"/>
              <w:marBottom w:val="0"/>
              <w:divBdr>
                <w:top w:val="none" w:sz="0" w:space="0" w:color="auto"/>
                <w:left w:val="none" w:sz="0" w:space="0" w:color="auto"/>
                <w:bottom w:val="none" w:sz="0" w:space="0" w:color="auto"/>
                <w:right w:val="none" w:sz="0" w:space="0" w:color="auto"/>
              </w:divBdr>
            </w:div>
            <w:div w:id="701789388">
              <w:marLeft w:val="0"/>
              <w:marRight w:val="0"/>
              <w:marTop w:val="0"/>
              <w:marBottom w:val="0"/>
              <w:divBdr>
                <w:top w:val="none" w:sz="0" w:space="0" w:color="auto"/>
                <w:left w:val="none" w:sz="0" w:space="0" w:color="auto"/>
                <w:bottom w:val="none" w:sz="0" w:space="0" w:color="auto"/>
                <w:right w:val="none" w:sz="0" w:space="0" w:color="auto"/>
              </w:divBdr>
            </w:div>
            <w:div w:id="1733652515">
              <w:marLeft w:val="0"/>
              <w:marRight w:val="0"/>
              <w:marTop w:val="0"/>
              <w:marBottom w:val="0"/>
              <w:divBdr>
                <w:top w:val="none" w:sz="0" w:space="0" w:color="auto"/>
                <w:left w:val="none" w:sz="0" w:space="0" w:color="auto"/>
                <w:bottom w:val="none" w:sz="0" w:space="0" w:color="auto"/>
                <w:right w:val="none" w:sz="0" w:space="0" w:color="auto"/>
              </w:divBdr>
            </w:div>
            <w:div w:id="134956463">
              <w:marLeft w:val="0"/>
              <w:marRight w:val="0"/>
              <w:marTop w:val="0"/>
              <w:marBottom w:val="0"/>
              <w:divBdr>
                <w:top w:val="none" w:sz="0" w:space="0" w:color="auto"/>
                <w:left w:val="none" w:sz="0" w:space="0" w:color="auto"/>
                <w:bottom w:val="none" w:sz="0" w:space="0" w:color="auto"/>
                <w:right w:val="none" w:sz="0" w:space="0" w:color="auto"/>
              </w:divBdr>
            </w:div>
            <w:div w:id="1778257770">
              <w:marLeft w:val="0"/>
              <w:marRight w:val="0"/>
              <w:marTop w:val="0"/>
              <w:marBottom w:val="0"/>
              <w:divBdr>
                <w:top w:val="none" w:sz="0" w:space="0" w:color="auto"/>
                <w:left w:val="none" w:sz="0" w:space="0" w:color="auto"/>
                <w:bottom w:val="none" w:sz="0" w:space="0" w:color="auto"/>
                <w:right w:val="none" w:sz="0" w:space="0" w:color="auto"/>
              </w:divBdr>
            </w:div>
            <w:div w:id="1397128705">
              <w:marLeft w:val="0"/>
              <w:marRight w:val="0"/>
              <w:marTop w:val="0"/>
              <w:marBottom w:val="0"/>
              <w:divBdr>
                <w:top w:val="none" w:sz="0" w:space="0" w:color="auto"/>
                <w:left w:val="none" w:sz="0" w:space="0" w:color="auto"/>
                <w:bottom w:val="none" w:sz="0" w:space="0" w:color="auto"/>
                <w:right w:val="none" w:sz="0" w:space="0" w:color="auto"/>
              </w:divBdr>
            </w:div>
            <w:div w:id="421531699">
              <w:marLeft w:val="0"/>
              <w:marRight w:val="0"/>
              <w:marTop w:val="0"/>
              <w:marBottom w:val="0"/>
              <w:divBdr>
                <w:top w:val="none" w:sz="0" w:space="0" w:color="auto"/>
                <w:left w:val="none" w:sz="0" w:space="0" w:color="auto"/>
                <w:bottom w:val="none" w:sz="0" w:space="0" w:color="auto"/>
                <w:right w:val="none" w:sz="0" w:space="0" w:color="auto"/>
              </w:divBdr>
            </w:div>
            <w:div w:id="37629022">
              <w:marLeft w:val="0"/>
              <w:marRight w:val="0"/>
              <w:marTop w:val="0"/>
              <w:marBottom w:val="0"/>
              <w:divBdr>
                <w:top w:val="none" w:sz="0" w:space="0" w:color="auto"/>
                <w:left w:val="none" w:sz="0" w:space="0" w:color="auto"/>
                <w:bottom w:val="none" w:sz="0" w:space="0" w:color="auto"/>
                <w:right w:val="none" w:sz="0" w:space="0" w:color="auto"/>
              </w:divBdr>
            </w:div>
            <w:div w:id="571890938">
              <w:marLeft w:val="0"/>
              <w:marRight w:val="0"/>
              <w:marTop w:val="0"/>
              <w:marBottom w:val="0"/>
              <w:divBdr>
                <w:top w:val="none" w:sz="0" w:space="0" w:color="auto"/>
                <w:left w:val="none" w:sz="0" w:space="0" w:color="auto"/>
                <w:bottom w:val="none" w:sz="0" w:space="0" w:color="auto"/>
                <w:right w:val="none" w:sz="0" w:space="0" w:color="auto"/>
              </w:divBdr>
            </w:div>
            <w:div w:id="1968655650">
              <w:marLeft w:val="0"/>
              <w:marRight w:val="0"/>
              <w:marTop w:val="0"/>
              <w:marBottom w:val="0"/>
              <w:divBdr>
                <w:top w:val="none" w:sz="0" w:space="0" w:color="auto"/>
                <w:left w:val="none" w:sz="0" w:space="0" w:color="auto"/>
                <w:bottom w:val="none" w:sz="0" w:space="0" w:color="auto"/>
                <w:right w:val="none" w:sz="0" w:space="0" w:color="auto"/>
              </w:divBdr>
            </w:div>
            <w:div w:id="848253381">
              <w:marLeft w:val="0"/>
              <w:marRight w:val="0"/>
              <w:marTop w:val="0"/>
              <w:marBottom w:val="0"/>
              <w:divBdr>
                <w:top w:val="none" w:sz="0" w:space="0" w:color="auto"/>
                <w:left w:val="none" w:sz="0" w:space="0" w:color="auto"/>
                <w:bottom w:val="none" w:sz="0" w:space="0" w:color="auto"/>
                <w:right w:val="none" w:sz="0" w:space="0" w:color="auto"/>
              </w:divBdr>
            </w:div>
            <w:div w:id="588738267">
              <w:marLeft w:val="0"/>
              <w:marRight w:val="0"/>
              <w:marTop w:val="0"/>
              <w:marBottom w:val="0"/>
              <w:divBdr>
                <w:top w:val="none" w:sz="0" w:space="0" w:color="auto"/>
                <w:left w:val="none" w:sz="0" w:space="0" w:color="auto"/>
                <w:bottom w:val="none" w:sz="0" w:space="0" w:color="auto"/>
                <w:right w:val="none" w:sz="0" w:space="0" w:color="auto"/>
              </w:divBdr>
            </w:div>
            <w:div w:id="1755272834">
              <w:marLeft w:val="0"/>
              <w:marRight w:val="0"/>
              <w:marTop w:val="0"/>
              <w:marBottom w:val="0"/>
              <w:divBdr>
                <w:top w:val="none" w:sz="0" w:space="0" w:color="auto"/>
                <w:left w:val="none" w:sz="0" w:space="0" w:color="auto"/>
                <w:bottom w:val="none" w:sz="0" w:space="0" w:color="auto"/>
                <w:right w:val="none" w:sz="0" w:space="0" w:color="auto"/>
              </w:divBdr>
            </w:div>
            <w:div w:id="1336886464">
              <w:marLeft w:val="0"/>
              <w:marRight w:val="0"/>
              <w:marTop w:val="0"/>
              <w:marBottom w:val="0"/>
              <w:divBdr>
                <w:top w:val="none" w:sz="0" w:space="0" w:color="auto"/>
                <w:left w:val="none" w:sz="0" w:space="0" w:color="auto"/>
                <w:bottom w:val="none" w:sz="0" w:space="0" w:color="auto"/>
                <w:right w:val="none" w:sz="0" w:space="0" w:color="auto"/>
              </w:divBdr>
            </w:div>
            <w:div w:id="193427410">
              <w:marLeft w:val="0"/>
              <w:marRight w:val="0"/>
              <w:marTop w:val="0"/>
              <w:marBottom w:val="0"/>
              <w:divBdr>
                <w:top w:val="none" w:sz="0" w:space="0" w:color="auto"/>
                <w:left w:val="none" w:sz="0" w:space="0" w:color="auto"/>
                <w:bottom w:val="none" w:sz="0" w:space="0" w:color="auto"/>
                <w:right w:val="none" w:sz="0" w:space="0" w:color="auto"/>
              </w:divBdr>
            </w:div>
            <w:div w:id="1596396365">
              <w:marLeft w:val="0"/>
              <w:marRight w:val="0"/>
              <w:marTop w:val="0"/>
              <w:marBottom w:val="0"/>
              <w:divBdr>
                <w:top w:val="none" w:sz="0" w:space="0" w:color="auto"/>
                <w:left w:val="none" w:sz="0" w:space="0" w:color="auto"/>
                <w:bottom w:val="none" w:sz="0" w:space="0" w:color="auto"/>
                <w:right w:val="none" w:sz="0" w:space="0" w:color="auto"/>
              </w:divBdr>
            </w:div>
            <w:div w:id="1864052415">
              <w:marLeft w:val="0"/>
              <w:marRight w:val="0"/>
              <w:marTop w:val="0"/>
              <w:marBottom w:val="0"/>
              <w:divBdr>
                <w:top w:val="none" w:sz="0" w:space="0" w:color="auto"/>
                <w:left w:val="none" w:sz="0" w:space="0" w:color="auto"/>
                <w:bottom w:val="none" w:sz="0" w:space="0" w:color="auto"/>
                <w:right w:val="none" w:sz="0" w:space="0" w:color="auto"/>
              </w:divBdr>
            </w:div>
            <w:div w:id="1823085869">
              <w:marLeft w:val="0"/>
              <w:marRight w:val="0"/>
              <w:marTop w:val="0"/>
              <w:marBottom w:val="0"/>
              <w:divBdr>
                <w:top w:val="none" w:sz="0" w:space="0" w:color="auto"/>
                <w:left w:val="none" w:sz="0" w:space="0" w:color="auto"/>
                <w:bottom w:val="none" w:sz="0" w:space="0" w:color="auto"/>
                <w:right w:val="none" w:sz="0" w:space="0" w:color="auto"/>
              </w:divBdr>
            </w:div>
            <w:div w:id="1795055516">
              <w:marLeft w:val="0"/>
              <w:marRight w:val="0"/>
              <w:marTop w:val="0"/>
              <w:marBottom w:val="0"/>
              <w:divBdr>
                <w:top w:val="none" w:sz="0" w:space="0" w:color="auto"/>
                <w:left w:val="none" w:sz="0" w:space="0" w:color="auto"/>
                <w:bottom w:val="none" w:sz="0" w:space="0" w:color="auto"/>
                <w:right w:val="none" w:sz="0" w:space="0" w:color="auto"/>
              </w:divBdr>
            </w:div>
            <w:div w:id="91826367">
              <w:marLeft w:val="0"/>
              <w:marRight w:val="0"/>
              <w:marTop w:val="0"/>
              <w:marBottom w:val="0"/>
              <w:divBdr>
                <w:top w:val="none" w:sz="0" w:space="0" w:color="auto"/>
                <w:left w:val="none" w:sz="0" w:space="0" w:color="auto"/>
                <w:bottom w:val="none" w:sz="0" w:space="0" w:color="auto"/>
                <w:right w:val="none" w:sz="0" w:space="0" w:color="auto"/>
              </w:divBdr>
            </w:div>
            <w:div w:id="1043793153">
              <w:marLeft w:val="0"/>
              <w:marRight w:val="0"/>
              <w:marTop w:val="0"/>
              <w:marBottom w:val="0"/>
              <w:divBdr>
                <w:top w:val="none" w:sz="0" w:space="0" w:color="auto"/>
                <w:left w:val="none" w:sz="0" w:space="0" w:color="auto"/>
                <w:bottom w:val="none" w:sz="0" w:space="0" w:color="auto"/>
                <w:right w:val="none" w:sz="0" w:space="0" w:color="auto"/>
              </w:divBdr>
            </w:div>
            <w:div w:id="2105879797">
              <w:marLeft w:val="0"/>
              <w:marRight w:val="0"/>
              <w:marTop w:val="0"/>
              <w:marBottom w:val="0"/>
              <w:divBdr>
                <w:top w:val="none" w:sz="0" w:space="0" w:color="auto"/>
                <w:left w:val="none" w:sz="0" w:space="0" w:color="auto"/>
                <w:bottom w:val="none" w:sz="0" w:space="0" w:color="auto"/>
                <w:right w:val="none" w:sz="0" w:space="0" w:color="auto"/>
              </w:divBdr>
            </w:div>
            <w:div w:id="1197425307">
              <w:marLeft w:val="0"/>
              <w:marRight w:val="0"/>
              <w:marTop w:val="0"/>
              <w:marBottom w:val="0"/>
              <w:divBdr>
                <w:top w:val="none" w:sz="0" w:space="0" w:color="auto"/>
                <w:left w:val="none" w:sz="0" w:space="0" w:color="auto"/>
                <w:bottom w:val="none" w:sz="0" w:space="0" w:color="auto"/>
                <w:right w:val="none" w:sz="0" w:space="0" w:color="auto"/>
              </w:divBdr>
            </w:div>
            <w:div w:id="1556119169">
              <w:marLeft w:val="0"/>
              <w:marRight w:val="0"/>
              <w:marTop w:val="0"/>
              <w:marBottom w:val="0"/>
              <w:divBdr>
                <w:top w:val="none" w:sz="0" w:space="0" w:color="auto"/>
                <w:left w:val="none" w:sz="0" w:space="0" w:color="auto"/>
                <w:bottom w:val="none" w:sz="0" w:space="0" w:color="auto"/>
                <w:right w:val="none" w:sz="0" w:space="0" w:color="auto"/>
              </w:divBdr>
            </w:div>
            <w:div w:id="1171406718">
              <w:marLeft w:val="0"/>
              <w:marRight w:val="0"/>
              <w:marTop w:val="0"/>
              <w:marBottom w:val="0"/>
              <w:divBdr>
                <w:top w:val="none" w:sz="0" w:space="0" w:color="auto"/>
                <w:left w:val="none" w:sz="0" w:space="0" w:color="auto"/>
                <w:bottom w:val="none" w:sz="0" w:space="0" w:color="auto"/>
                <w:right w:val="none" w:sz="0" w:space="0" w:color="auto"/>
              </w:divBdr>
            </w:div>
            <w:div w:id="1375077827">
              <w:marLeft w:val="0"/>
              <w:marRight w:val="0"/>
              <w:marTop w:val="0"/>
              <w:marBottom w:val="0"/>
              <w:divBdr>
                <w:top w:val="none" w:sz="0" w:space="0" w:color="auto"/>
                <w:left w:val="none" w:sz="0" w:space="0" w:color="auto"/>
                <w:bottom w:val="none" w:sz="0" w:space="0" w:color="auto"/>
                <w:right w:val="none" w:sz="0" w:space="0" w:color="auto"/>
              </w:divBdr>
            </w:div>
            <w:div w:id="194269647">
              <w:marLeft w:val="0"/>
              <w:marRight w:val="0"/>
              <w:marTop w:val="0"/>
              <w:marBottom w:val="0"/>
              <w:divBdr>
                <w:top w:val="none" w:sz="0" w:space="0" w:color="auto"/>
                <w:left w:val="none" w:sz="0" w:space="0" w:color="auto"/>
                <w:bottom w:val="none" w:sz="0" w:space="0" w:color="auto"/>
                <w:right w:val="none" w:sz="0" w:space="0" w:color="auto"/>
              </w:divBdr>
            </w:div>
            <w:div w:id="214515168">
              <w:marLeft w:val="0"/>
              <w:marRight w:val="0"/>
              <w:marTop w:val="0"/>
              <w:marBottom w:val="0"/>
              <w:divBdr>
                <w:top w:val="none" w:sz="0" w:space="0" w:color="auto"/>
                <w:left w:val="none" w:sz="0" w:space="0" w:color="auto"/>
                <w:bottom w:val="none" w:sz="0" w:space="0" w:color="auto"/>
                <w:right w:val="none" w:sz="0" w:space="0" w:color="auto"/>
              </w:divBdr>
            </w:div>
            <w:div w:id="16522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0224">
      <w:bodyDiv w:val="1"/>
      <w:marLeft w:val="0"/>
      <w:marRight w:val="0"/>
      <w:marTop w:val="0"/>
      <w:marBottom w:val="0"/>
      <w:divBdr>
        <w:top w:val="none" w:sz="0" w:space="0" w:color="auto"/>
        <w:left w:val="none" w:sz="0" w:space="0" w:color="auto"/>
        <w:bottom w:val="none" w:sz="0" w:space="0" w:color="auto"/>
        <w:right w:val="none" w:sz="0" w:space="0" w:color="auto"/>
      </w:divBdr>
    </w:div>
    <w:div w:id="786237921">
      <w:bodyDiv w:val="1"/>
      <w:marLeft w:val="0"/>
      <w:marRight w:val="0"/>
      <w:marTop w:val="0"/>
      <w:marBottom w:val="0"/>
      <w:divBdr>
        <w:top w:val="none" w:sz="0" w:space="0" w:color="auto"/>
        <w:left w:val="none" w:sz="0" w:space="0" w:color="auto"/>
        <w:bottom w:val="none" w:sz="0" w:space="0" w:color="auto"/>
        <w:right w:val="none" w:sz="0" w:space="0" w:color="auto"/>
      </w:divBdr>
    </w:div>
    <w:div w:id="847915178">
      <w:bodyDiv w:val="1"/>
      <w:marLeft w:val="0"/>
      <w:marRight w:val="0"/>
      <w:marTop w:val="0"/>
      <w:marBottom w:val="0"/>
      <w:divBdr>
        <w:top w:val="none" w:sz="0" w:space="0" w:color="auto"/>
        <w:left w:val="none" w:sz="0" w:space="0" w:color="auto"/>
        <w:bottom w:val="none" w:sz="0" w:space="0" w:color="auto"/>
        <w:right w:val="none" w:sz="0" w:space="0" w:color="auto"/>
      </w:divBdr>
    </w:div>
    <w:div w:id="922302668">
      <w:bodyDiv w:val="1"/>
      <w:marLeft w:val="0"/>
      <w:marRight w:val="0"/>
      <w:marTop w:val="0"/>
      <w:marBottom w:val="0"/>
      <w:divBdr>
        <w:top w:val="none" w:sz="0" w:space="0" w:color="auto"/>
        <w:left w:val="none" w:sz="0" w:space="0" w:color="auto"/>
        <w:bottom w:val="none" w:sz="0" w:space="0" w:color="auto"/>
        <w:right w:val="none" w:sz="0" w:space="0" w:color="auto"/>
      </w:divBdr>
    </w:div>
    <w:div w:id="1099791529">
      <w:bodyDiv w:val="1"/>
      <w:marLeft w:val="0"/>
      <w:marRight w:val="0"/>
      <w:marTop w:val="0"/>
      <w:marBottom w:val="0"/>
      <w:divBdr>
        <w:top w:val="none" w:sz="0" w:space="0" w:color="auto"/>
        <w:left w:val="none" w:sz="0" w:space="0" w:color="auto"/>
        <w:bottom w:val="none" w:sz="0" w:space="0" w:color="auto"/>
        <w:right w:val="none" w:sz="0" w:space="0" w:color="auto"/>
      </w:divBdr>
    </w:div>
    <w:div w:id="1215652893">
      <w:bodyDiv w:val="1"/>
      <w:marLeft w:val="0"/>
      <w:marRight w:val="0"/>
      <w:marTop w:val="0"/>
      <w:marBottom w:val="0"/>
      <w:divBdr>
        <w:top w:val="none" w:sz="0" w:space="0" w:color="auto"/>
        <w:left w:val="none" w:sz="0" w:space="0" w:color="auto"/>
        <w:bottom w:val="none" w:sz="0" w:space="0" w:color="auto"/>
        <w:right w:val="none" w:sz="0" w:space="0" w:color="auto"/>
      </w:divBdr>
      <w:divsChild>
        <w:div w:id="1550603582">
          <w:marLeft w:val="0"/>
          <w:marRight w:val="0"/>
          <w:marTop w:val="0"/>
          <w:marBottom w:val="0"/>
          <w:divBdr>
            <w:top w:val="single" w:sz="2" w:space="0" w:color="D9D9E3"/>
            <w:left w:val="single" w:sz="2" w:space="0" w:color="D9D9E3"/>
            <w:bottom w:val="single" w:sz="2" w:space="0" w:color="D9D9E3"/>
            <w:right w:val="single" w:sz="2" w:space="0" w:color="D9D9E3"/>
          </w:divBdr>
          <w:divsChild>
            <w:div w:id="1874878670">
              <w:marLeft w:val="0"/>
              <w:marRight w:val="0"/>
              <w:marTop w:val="0"/>
              <w:marBottom w:val="0"/>
              <w:divBdr>
                <w:top w:val="single" w:sz="2" w:space="0" w:color="D9D9E3"/>
                <w:left w:val="single" w:sz="2" w:space="0" w:color="D9D9E3"/>
                <w:bottom w:val="single" w:sz="2" w:space="0" w:color="D9D9E3"/>
                <w:right w:val="single" w:sz="2" w:space="0" w:color="D9D9E3"/>
              </w:divBdr>
              <w:divsChild>
                <w:div w:id="1266034593">
                  <w:marLeft w:val="0"/>
                  <w:marRight w:val="0"/>
                  <w:marTop w:val="0"/>
                  <w:marBottom w:val="0"/>
                  <w:divBdr>
                    <w:top w:val="single" w:sz="2" w:space="0" w:color="D9D9E3"/>
                    <w:left w:val="single" w:sz="2" w:space="0" w:color="D9D9E3"/>
                    <w:bottom w:val="single" w:sz="2" w:space="0" w:color="D9D9E3"/>
                    <w:right w:val="single" w:sz="2" w:space="0" w:color="D9D9E3"/>
                  </w:divBdr>
                  <w:divsChild>
                    <w:div w:id="468282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4461661">
      <w:bodyDiv w:val="1"/>
      <w:marLeft w:val="0"/>
      <w:marRight w:val="0"/>
      <w:marTop w:val="0"/>
      <w:marBottom w:val="0"/>
      <w:divBdr>
        <w:top w:val="none" w:sz="0" w:space="0" w:color="auto"/>
        <w:left w:val="none" w:sz="0" w:space="0" w:color="auto"/>
        <w:bottom w:val="none" w:sz="0" w:space="0" w:color="auto"/>
        <w:right w:val="none" w:sz="0" w:space="0" w:color="auto"/>
      </w:divBdr>
    </w:div>
    <w:div w:id="1304845883">
      <w:bodyDiv w:val="1"/>
      <w:marLeft w:val="0"/>
      <w:marRight w:val="0"/>
      <w:marTop w:val="0"/>
      <w:marBottom w:val="0"/>
      <w:divBdr>
        <w:top w:val="none" w:sz="0" w:space="0" w:color="auto"/>
        <w:left w:val="none" w:sz="0" w:space="0" w:color="auto"/>
        <w:bottom w:val="none" w:sz="0" w:space="0" w:color="auto"/>
        <w:right w:val="none" w:sz="0" w:space="0" w:color="auto"/>
      </w:divBdr>
    </w:div>
    <w:div w:id="1416437761">
      <w:bodyDiv w:val="1"/>
      <w:marLeft w:val="0"/>
      <w:marRight w:val="0"/>
      <w:marTop w:val="0"/>
      <w:marBottom w:val="0"/>
      <w:divBdr>
        <w:top w:val="none" w:sz="0" w:space="0" w:color="auto"/>
        <w:left w:val="none" w:sz="0" w:space="0" w:color="auto"/>
        <w:bottom w:val="none" w:sz="0" w:space="0" w:color="auto"/>
        <w:right w:val="none" w:sz="0" w:space="0" w:color="auto"/>
      </w:divBdr>
      <w:divsChild>
        <w:div w:id="132866874">
          <w:marLeft w:val="0"/>
          <w:marRight w:val="0"/>
          <w:marTop w:val="0"/>
          <w:marBottom w:val="0"/>
          <w:divBdr>
            <w:top w:val="none" w:sz="0" w:space="0" w:color="auto"/>
            <w:left w:val="none" w:sz="0" w:space="0" w:color="auto"/>
            <w:bottom w:val="none" w:sz="0" w:space="0" w:color="auto"/>
            <w:right w:val="none" w:sz="0" w:space="0" w:color="auto"/>
          </w:divBdr>
          <w:divsChild>
            <w:div w:id="1405302046">
              <w:marLeft w:val="0"/>
              <w:marRight w:val="0"/>
              <w:marTop w:val="0"/>
              <w:marBottom w:val="0"/>
              <w:divBdr>
                <w:top w:val="none" w:sz="0" w:space="0" w:color="auto"/>
                <w:left w:val="none" w:sz="0" w:space="0" w:color="auto"/>
                <w:bottom w:val="none" w:sz="0" w:space="0" w:color="auto"/>
                <w:right w:val="none" w:sz="0" w:space="0" w:color="auto"/>
              </w:divBdr>
            </w:div>
            <w:div w:id="1576279205">
              <w:marLeft w:val="0"/>
              <w:marRight w:val="0"/>
              <w:marTop w:val="0"/>
              <w:marBottom w:val="0"/>
              <w:divBdr>
                <w:top w:val="none" w:sz="0" w:space="0" w:color="auto"/>
                <w:left w:val="none" w:sz="0" w:space="0" w:color="auto"/>
                <w:bottom w:val="none" w:sz="0" w:space="0" w:color="auto"/>
                <w:right w:val="none" w:sz="0" w:space="0" w:color="auto"/>
              </w:divBdr>
            </w:div>
            <w:div w:id="1777941844">
              <w:marLeft w:val="0"/>
              <w:marRight w:val="0"/>
              <w:marTop w:val="0"/>
              <w:marBottom w:val="0"/>
              <w:divBdr>
                <w:top w:val="none" w:sz="0" w:space="0" w:color="auto"/>
                <w:left w:val="none" w:sz="0" w:space="0" w:color="auto"/>
                <w:bottom w:val="none" w:sz="0" w:space="0" w:color="auto"/>
                <w:right w:val="none" w:sz="0" w:space="0" w:color="auto"/>
              </w:divBdr>
            </w:div>
            <w:div w:id="1205216087">
              <w:marLeft w:val="0"/>
              <w:marRight w:val="0"/>
              <w:marTop w:val="0"/>
              <w:marBottom w:val="0"/>
              <w:divBdr>
                <w:top w:val="none" w:sz="0" w:space="0" w:color="auto"/>
                <w:left w:val="none" w:sz="0" w:space="0" w:color="auto"/>
                <w:bottom w:val="none" w:sz="0" w:space="0" w:color="auto"/>
                <w:right w:val="none" w:sz="0" w:space="0" w:color="auto"/>
              </w:divBdr>
            </w:div>
            <w:div w:id="1651058535">
              <w:marLeft w:val="0"/>
              <w:marRight w:val="0"/>
              <w:marTop w:val="0"/>
              <w:marBottom w:val="0"/>
              <w:divBdr>
                <w:top w:val="none" w:sz="0" w:space="0" w:color="auto"/>
                <w:left w:val="none" w:sz="0" w:space="0" w:color="auto"/>
                <w:bottom w:val="none" w:sz="0" w:space="0" w:color="auto"/>
                <w:right w:val="none" w:sz="0" w:space="0" w:color="auto"/>
              </w:divBdr>
            </w:div>
            <w:div w:id="931206765">
              <w:marLeft w:val="0"/>
              <w:marRight w:val="0"/>
              <w:marTop w:val="0"/>
              <w:marBottom w:val="0"/>
              <w:divBdr>
                <w:top w:val="none" w:sz="0" w:space="0" w:color="auto"/>
                <w:left w:val="none" w:sz="0" w:space="0" w:color="auto"/>
                <w:bottom w:val="none" w:sz="0" w:space="0" w:color="auto"/>
                <w:right w:val="none" w:sz="0" w:space="0" w:color="auto"/>
              </w:divBdr>
            </w:div>
            <w:div w:id="1397315646">
              <w:marLeft w:val="0"/>
              <w:marRight w:val="0"/>
              <w:marTop w:val="0"/>
              <w:marBottom w:val="0"/>
              <w:divBdr>
                <w:top w:val="none" w:sz="0" w:space="0" w:color="auto"/>
                <w:left w:val="none" w:sz="0" w:space="0" w:color="auto"/>
                <w:bottom w:val="none" w:sz="0" w:space="0" w:color="auto"/>
                <w:right w:val="none" w:sz="0" w:space="0" w:color="auto"/>
              </w:divBdr>
            </w:div>
            <w:div w:id="1660041010">
              <w:marLeft w:val="0"/>
              <w:marRight w:val="0"/>
              <w:marTop w:val="0"/>
              <w:marBottom w:val="0"/>
              <w:divBdr>
                <w:top w:val="none" w:sz="0" w:space="0" w:color="auto"/>
                <w:left w:val="none" w:sz="0" w:space="0" w:color="auto"/>
                <w:bottom w:val="none" w:sz="0" w:space="0" w:color="auto"/>
                <w:right w:val="none" w:sz="0" w:space="0" w:color="auto"/>
              </w:divBdr>
            </w:div>
            <w:div w:id="303464323">
              <w:marLeft w:val="0"/>
              <w:marRight w:val="0"/>
              <w:marTop w:val="0"/>
              <w:marBottom w:val="0"/>
              <w:divBdr>
                <w:top w:val="none" w:sz="0" w:space="0" w:color="auto"/>
                <w:left w:val="none" w:sz="0" w:space="0" w:color="auto"/>
                <w:bottom w:val="none" w:sz="0" w:space="0" w:color="auto"/>
                <w:right w:val="none" w:sz="0" w:space="0" w:color="auto"/>
              </w:divBdr>
            </w:div>
            <w:div w:id="2089959591">
              <w:marLeft w:val="0"/>
              <w:marRight w:val="0"/>
              <w:marTop w:val="0"/>
              <w:marBottom w:val="0"/>
              <w:divBdr>
                <w:top w:val="none" w:sz="0" w:space="0" w:color="auto"/>
                <w:left w:val="none" w:sz="0" w:space="0" w:color="auto"/>
                <w:bottom w:val="none" w:sz="0" w:space="0" w:color="auto"/>
                <w:right w:val="none" w:sz="0" w:space="0" w:color="auto"/>
              </w:divBdr>
            </w:div>
            <w:div w:id="1782073126">
              <w:marLeft w:val="0"/>
              <w:marRight w:val="0"/>
              <w:marTop w:val="0"/>
              <w:marBottom w:val="0"/>
              <w:divBdr>
                <w:top w:val="none" w:sz="0" w:space="0" w:color="auto"/>
                <w:left w:val="none" w:sz="0" w:space="0" w:color="auto"/>
                <w:bottom w:val="none" w:sz="0" w:space="0" w:color="auto"/>
                <w:right w:val="none" w:sz="0" w:space="0" w:color="auto"/>
              </w:divBdr>
            </w:div>
            <w:div w:id="534578957">
              <w:marLeft w:val="0"/>
              <w:marRight w:val="0"/>
              <w:marTop w:val="0"/>
              <w:marBottom w:val="0"/>
              <w:divBdr>
                <w:top w:val="none" w:sz="0" w:space="0" w:color="auto"/>
                <w:left w:val="none" w:sz="0" w:space="0" w:color="auto"/>
                <w:bottom w:val="none" w:sz="0" w:space="0" w:color="auto"/>
                <w:right w:val="none" w:sz="0" w:space="0" w:color="auto"/>
              </w:divBdr>
            </w:div>
            <w:div w:id="1977684782">
              <w:marLeft w:val="0"/>
              <w:marRight w:val="0"/>
              <w:marTop w:val="0"/>
              <w:marBottom w:val="0"/>
              <w:divBdr>
                <w:top w:val="none" w:sz="0" w:space="0" w:color="auto"/>
                <w:left w:val="none" w:sz="0" w:space="0" w:color="auto"/>
                <w:bottom w:val="none" w:sz="0" w:space="0" w:color="auto"/>
                <w:right w:val="none" w:sz="0" w:space="0" w:color="auto"/>
              </w:divBdr>
            </w:div>
            <w:div w:id="1773553050">
              <w:marLeft w:val="0"/>
              <w:marRight w:val="0"/>
              <w:marTop w:val="0"/>
              <w:marBottom w:val="0"/>
              <w:divBdr>
                <w:top w:val="none" w:sz="0" w:space="0" w:color="auto"/>
                <w:left w:val="none" w:sz="0" w:space="0" w:color="auto"/>
                <w:bottom w:val="none" w:sz="0" w:space="0" w:color="auto"/>
                <w:right w:val="none" w:sz="0" w:space="0" w:color="auto"/>
              </w:divBdr>
            </w:div>
            <w:div w:id="1158884877">
              <w:marLeft w:val="0"/>
              <w:marRight w:val="0"/>
              <w:marTop w:val="0"/>
              <w:marBottom w:val="0"/>
              <w:divBdr>
                <w:top w:val="none" w:sz="0" w:space="0" w:color="auto"/>
                <w:left w:val="none" w:sz="0" w:space="0" w:color="auto"/>
                <w:bottom w:val="none" w:sz="0" w:space="0" w:color="auto"/>
                <w:right w:val="none" w:sz="0" w:space="0" w:color="auto"/>
              </w:divBdr>
            </w:div>
            <w:div w:id="1278561095">
              <w:marLeft w:val="0"/>
              <w:marRight w:val="0"/>
              <w:marTop w:val="0"/>
              <w:marBottom w:val="0"/>
              <w:divBdr>
                <w:top w:val="none" w:sz="0" w:space="0" w:color="auto"/>
                <w:left w:val="none" w:sz="0" w:space="0" w:color="auto"/>
                <w:bottom w:val="none" w:sz="0" w:space="0" w:color="auto"/>
                <w:right w:val="none" w:sz="0" w:space="0" w:color="auto"/>
              </w:divBdr>
            </w:div>
            <w:div w:id="1863856035">
              <w:marLeft w:val="0"/>
              <w:marRight w:val="0"/>
              <w:marTop w:val="0"/>
              <w:marBottom w:val="0"/>
              <w:divBdr>
                <w:top w:val="none" w:sz="0" w:space="0" w:color="auto"/>
                <w:left w:val="none" w:sz="0" w:space="0" w:color="auto"/>
                <w:bottom w:val="none" w:sz="0" w:space="0" w:color="auto"/>
                <w:right w:val="none" w:sz="0" w:space="0" w:color="auto"/>
              </w:divBdr>
            </w:div>
            <w:div w:id="381832006">
              <w:marLeft w:val="0"/>
              <w:marRight w:val="0"/>
              <w:marTop w:val="0"/>
              <w:marBottom w:val="0"/>
              <w:divBdr>
                <w:top w:val="none" w:sz="0" w:space="0" w:color="auto"/>
                <w:left w:val="none" w:sz="0" w:space="0" w:color="auto"/>
                <w:bottom w:val="none" w:sz="0" w:space="0" w:color="auto"/>
                <w:right w:val="none" w:sz="0" w:space="0" w:color="auto"/>
              </w:divBdr>
            </w:div>
            <w:div w:id="1778527369">
              <w:marLeft w:val="0"/>
              <w:marRight w:val="0"/>
              <w:marTop w:val="0"/>
              <w:marBottom w:val="0"/>
              <w:divBdr>
                <w:top w:val="none" w:sz="0" w:space="0" w:color="auto"/>
                <w:left w:val="none" w:sz="0" w:space="0" w:color="auto"/>
                <w:bottom w:val="none" w:sz="0" w:space="0" w:color="auto"/>
                <w:right w:val="none" w:sz="0" w:space="0" w:color="auto"/>
              </w:divBdr>
            </w:div>
            <w:div w:id="171914196">
              <w:marLeft w:val="0"/>
              <w:marRight w:val="0"/>
              <w:marTop w:val="0"/>
              <w:marBottom w:val="0"/>
              <w:divBdr>
                <w:top w:val="none" w:sz="0" w:space="0" w:color="auto"/>
                <w:left w:val="none" w:sz="0" w:space="0" w:color="auto"/>
                <w:bottom w:val="none" w:sz="0" w:space="0" w:color="auto"/>
                <w:right w:val="none" w:sz="0" w:space="0" w:color="auto"/>
              </w:divBdr>
            </w:div>
            <w:div w:id="1835411788">
              <w:marLeft w:val="0"/>
              <w:marRight w:val="0"/>
              <w:marTop w:val="0"/>
              <w:marBottom w:val="0"/>
              <w:divBdr>
                <w:top w:val="none" w:sz="0" w:space="0" w:color="auto"/>
                <w:left w:val="none" w:sz="0" w:space="0" w:color="auto"/>
                <w:bottom w:val="none" w:sz="0" w:space="0" w:color="auto"/>
                <w:right w:val="none" w:sz="0" w:space="0" w:color="auto"/>
              </w:divBdr>
            </w:div>
            <w:div w:id="1373506100">
              <w:marLeft w:val="0"/>
              <w:marRight w:val="0"/>
              <w:marTop w:val="0"/>
              <w:marBottom w:val="0"/>
              <w:divBdr>
                <w:top w:val="none" w:sz="0" w:space="0" w:color="auto"/>
                <w:left w:val="none" w:sz="0" w:space="0" w:color="auto"/>
                <w:bottom w:val="none" w:sz="0" w:space="0" w:color="auto"/>
                <w:right w:val="none" w:sz="0" w:space="0" w:color="auto"/>
              </w:divBdr>
            </w:div>
            <w:div w:id="1800876743">
              <w:marLeft w:val="0"/>
              <w:marRight w:val="0"/>
              <w:marTop w:val="0"/>
              <w:marBottom w:val="0"/>
              <w:divBdr>
                <w:top w:val="none" w:sz="0" w:space="0" w:color="auto"/>
                <w:left w:val="none" w:sz="0" w:space="0" w:color="auto"/>
                <w:bottom w:val="none" w:sz="0" w:space="0" w:color="auto"/>
                <w:right w:val="none" w:sz="0" w:space="0" w:color="auto"/>
              </w:divBdr>
            </w:div>
            <w:div w:id="57365986">
              <w:marLeft w:val="0"/>
              <w:marRight w:val="0"/>
              <w:marTop w:val="0"/>
              <w:marBottom w:val="0"/>
              <w:divBdr>
                <w:top w:val="none" w:sz="0" w:space="0" w:color="auto"/>
                <w:left w:val="none" w:sz="0" w:space="0" w:color="auto"/>
                <w:bottom w:val="none" w:sz="0" w:space="0" w:color="auto"/>
                <w:right w:val="none" w:sz="0" w:space="0" w:color="auto"/>
              </w:divBdr>
            </w:div>
            <w:div w:id="1320691627">
              <w:marLeft w:val="0"/>
              <w:marRight w:val="0"/>
              <w:marTop w:val="0"/>
              <w:marBottom w:val="0"/>
              <w:divBdr>
                <w:top w:val="none" w:sz="0" w:space="0" w:color="auto"/>
                <w:left w:val="none" w:sz="0" w:space="0" w:color="auto"/>
                <w:bottom w:val="none" w:sz="0" w:space="0" w:color="auto"/>
                <w:right w:val="none" w:sz="0" w:space="0" w:color="auto"/>
              </w:divBdr>
            </w:div>
            <w:div w:id="1547906784">
              <w:marLeft w:val="0"/>
              <w:marRight w:val="0"/>
              <w:marTop w:val="0"/>
              <w:marBottom w:val="0"/>
              <w:divBdr>
                <w:top w:val="none" w:sz="0" w:space="0" w:color="auto"/>
                <w:left w:val="none" w:sz="0" w:space="0" w:color="auto"/>
                <w:bottom w:val="none" w:sz="0" w:space="0" w:color="auto"/>
                <w:right w:val="none" w:sz="0" w:space="0" w:color="auto"/>
              </w:divBdr>
            </w:div>
            <w:div w:id="1417290479">
              <w:marLeft w:val="0"/>
              <w:marRight w:val="0"/>
              <w:marTop w:val="0"/>
              <w:marBottom w:val="0"/>
              <w:divBdr>
                <w:top w:val="none" w:sz="0" w:space="0" w:color="auto"/>
                <w:left w:val="none" w:sz="0" w:space="0" w:color="auto"/>
                <w:bottom w:val="none" w:sz="0" w:space="0" w:color="auto"/>
                <w:right w:val="none" w:sz="0" w:space="0" w:color="auto"/>
              </w:divBdr>
            </w:div>
            <w:div w:id="987171792">
              <w:marLeft w:val="0"/>
              <w:marRight w:val="0"/>
              <w:marTop w:val="0"/>
              <w:marBottom w:val="0"/>
              <w:divBdr>
                <w:top w:val="none" w:sz="0" w:space="0" w:color="auto"/>
                <w:left w:val="none" w:sz="0" w:space="0" w:color="auto"/>
                <w:bottom w:val="none" w:sz="0" w:space="0" w:color="auto"/>
                <w:right w:val="none" w:sz="0" w:space="0" w:color="auto"/>
              </w:divBdr>
            </w:div>
            <w:div w:id="1045910897">
              <w:marLeft w:val="0"/>
              <w:marRight w:val="0"/>
              <w:marTop w:val="0"/>
              <w:marBottom w:val="0"/>
              <w:divBdr>
                <w:top w:val="none" w:sz="0" w:space="0" w:color="auto"/>
                <w:left w:val="none" w:sz="0" w:space="0" w:color="auto"/>
                <w:bottom w:val="none" w:sz="0" w:space="0" w:color="auto"/>
                <w:right w:val="none" w:sz="0" w:space="0" w:color="auto"/>
              </w:divBdr>
            </w:div>
            <w:div w:id="1952012370">
              <w:marLeft w:val="0"/>
              <w:marRight w:val="0"/>
              <w:marTop w:val="0"/>
              <w:marBottom w:val="0"/>
              <w:divBdr>
                <w:top w:val="none" w:sz="0" w:space="0" w:color="auto"/>
                <w:left w:val="none" w:sz="0" w:space="0" w:color="auto"/>
                <w:bottom w:val="none" w:sz="0" w:space="0" w:color="auto"/>
                <w:right w:val="none" w:sz="0" w:space="0" w:color="auto"/>
              </w:divBdr>
            </w:div>
            <w:div w:id="1988902347">
              <w:marLeft w:val="0"/>
              <w:marRight w:val="0"/>
              <w:marTop w:val="0"/>
              <w:marBottom w:val="0"/>
              <w:divBdr>
                <w:top w:val="none" w:sz="0" w:space="0" w:color="auto"/>
                <w:left w:val="none" w:sz="0" w:space="0" w:color="auto"/>
                <w:bottom w:val="none" w:sz="0" w:space="0" w:color="auto"/>
                <w:right w:val="none" w:sz="0" w:space="0" w:color="auto"/>
              </w:divBdr>
            </w:div>
            <w:div w:id="488906813">
              <w:marLeft w:val="0"/>
              <w:marRight w:val="0"/>
              <w:marTop w:val="0"/>
              <w:marBottom w:val="0"/>
              <w:divBdr>
                <w:top w:val="none" w:sz="0" w:space="0" w:color="auto"/>
                <w:left w:val="none" w:sz="0" w:space="0" w:color="auto"/>
                <w:bottom w:val="none" w:sz="0" w:space="0" w:color="auto"/>
                <w:right w:val="none" w:sz="0" w:space="0" w:color="auto"/>
              </w:divBdr>
            </w:div>
            <w:div w:id="1228490521">
              <w:marLeft w:val="0"/>
              <w:marRight w:val="0"/>
              <w:marTop w:val="0"/>
              <w:marBottom w:val="0"/>
              <w:divBdr>
                <w:top w:val="none" w:sz="0" w:space="0" w:color="auto"/>
                <w:left w:val="none" w:sz="0" w:space="0" w:color="auto"/>
                <w:bottom w:val="none" w:sz="0" w:space="0" w:color="auto"/>
                <w:right w:val="none" w:sz="0" w:space="0" w:color="auto"/>
              </w:divBdr>
            </w:div>
            <w:div w:id="761609695">
              <w:marLeft w:val="0"/>
              <w:marRight w:val="0"/>
              <w:marTop w:val="0"/>
              <w:marBottom w:val="0"/>
              <w:divBdr>
                <w:top w:val="none" w:sz="0" w:space="0" w:color="auto"/>
                <w:left w:val="none" w:sz="0" w:space="0" w:color="auto"/>
                <w:bottom w:val="none" w:sz="0" w:space="0" w:color="auto"/>
                <w:right w:val="none" w:sz="0" w:space="0" w:color="auto"/>
              </w:divBdr>
            </w:div>
            <w:div w:id="1029144457">
              <w:marLeft w:val="0"/>
              <w:marRight w:val="0"/>
              <w:marTop w:val="0"/>
              <w:marBottom w:val="0"/>
              <w:divBdr>
                <w:top w:val="none" w:sz="0" w:space="0" w:color="auto"/>
                <w:left w:val="none" w:sz="0" w:space="0" w:color="auto"/>
                <w:bottom w:val="none" w:sz="0" w:space="0" w:color="auto"/>
                <w:right w:val="none" w:sz="0" w:space="0" w:color="auto"/>
              </w:divBdr>
            </w:div>
            <w:div w:id="1561214634">
              <w:marLeft w:val="0"/>
              <w:marRight w:val="0"/>
              <w:marTop w:val="0"/>
              <w:marBottom w:val="0"/>
              <w:divBdr>
                <w:top w:val="none" w:sz="0" w:space="0" w:color="auto"/>
                <w:left w:val="none" w:sz="0" w:space="0" w:color="auto"/>
                <w:bottom w:val="none" w:sz="0" w:space="0" w:color="auto"/>
                <w:right w:val="none" w:sz="0" w:space="0" w:color="auto"/>
              </w:divBdr>
            </w:div>
            <w:div w:id="414254324">
              <w:marLeft w:val="0"/>
              <w:marRight w:val="0"/>
              <w:marTop w:val="0"/>
              <w:marBottom w:val="0"/>
              <w:divBdr>
                <w:top w:val="none" w:sz="0" w:space="0" w:color="auto"/>
                <w:left w:val="none" w:sz="0" w:space="0" w:color="auto"/>
                <w:bottom w:val="none" w:sz="0" w:space="0" w:color="auto"/>
                <w:right w:val="none" w:sz="0" w:space="0" w:color="auto"/>
              </w:divBdr>
            </w:div>
            <w:div w:id="380901991">
              <w:marLeft w:val="0"/>
              <w:marRight w:val="0"/>
              <w:marTop w:val="0"/>
              <w:marBottom w:val="0"/>
              <w:divBdr>
                <w:top w:val="none" w:sz="0" w:space="0" w:color="auto"/>
                <w:left w:val="none" w:sz="0" w:space="0" w:color="auto"/>
                <w:bottom w:val="none" w:sz="0" w:space="0" w:color="auto"/>
                <w:right w:val="none" w:sz="0" w:space="0" w:color="auto"/>
              </w:divBdr>
            </w:div>
            <w:div w:id="34040960">
              <w:marLeft w:val="0"/>
              <w:marRight w:val="0"/>
              <w:marTop w:val="0"/>
              <w:marBottom w:val="0"/>
              <w:divBdr>
                <w:top w:val="none" w:sz="0" w:space="0" w:color="auto"/>
                <w:left w:val="none" w:sz="0" w:space="0" w:color="auto"/>
                <w:bottom w:val="none" w:sz="0" w:space="0" w:color="auto"/>
                <w:right w:val="none" w:sz="0" w:space="0" w:color="auto"/>
              </w:divBdr>
            </w:div>
            <w:div w:id="193424559">
              <w:marLeft w:val="0"/>
              <w:marRight w:val="0"/>
              <w:marTop w:val="0"/>
              <w:marBottom w:val="0"/>
              <w:divBdr>
                <w:top w:val="none" w:sz="0" w:space="0" w:color="auto"/>
                <w:left w:val="none" w:sz="0" w:space="0" w:color="auto"/>
                <w:bottom w:val="none" w:sz="0" w:space="0" w:color="auto"/>
                <w:right w:val="none" w:sz="0" w:space="0" w:color="auto"/>
              </w:divBdr>
            </w:div>
            <w:div w:id="757598063">
              <w:marLeft w:val="0"/>
              <w:marRight w:val="0"/>
              <w:marTop w:val="0"/>
              <w:marBottom w:val="0"/>
              <w:divBdr>
                <w:top w:val="none" w:sz="0" w:space="0" w:color="auto"/>
                <w:left w:val="none" w:sz="0" w:space="0" w:color="auto"/>
                <w:bottom w:val="none" w:sz="0" w:space="0" w:color="auto"/>
                <w:right w:val="none" w:sz="0" w:space="0" w:color="auto"/>
              </w:divBdr>
            </w:div>
            <w:div w:id="654723331">
              <w:marLeft w:val="0"/>
              <w:marRight w:val="0"/>
              <w:marTop w:val="0"/>
              <w:marBottom w:val="0"/>
              <w:divBdr>
                <w:top w:val="none" w:sz="0" w:space="0" w:color="auto"/>
                <w:left w:val="none" w:sz="0" w:space="0" w:color="auto"/>
                <w:bottom w:val="none" w:sz="0" w:space="0" w:color="auto"/>
                <w:right w:val="none" w:sz="0" w:space="0" w:color="auto"/>
              </w:divBdr>
            </w:div>
            <w:div w:id="637102890">
              <w:marLeft w:val="0"/>
              <w:marRight w:val="0"/>
              <w:marTop w:val="0"/>
              <w:marBottom w:val="0"/>
              <w:divBdr>
                <w:top w:val="none" w:sz="0" w:space="0" w:color="auto"/>
                <w:left w:val="none" w:sz="0" w:space="0" w:color="auto"/>
                <w:bottom w:val="none" w:sz="0" w:space="0" w:color="auto"/>
                <w:right w:val="none" w:sz="0" w:space="0" w:color="auto"/>
              </w:divBdr>
            </w:div>
            <w:div w:id="1359113674">
              <w:marLeft w:val="0"/>
              <w:marRight w:val="0"/>
              <w:marTop w:val="0"/>
              <w:marBottom w:val="0"/>
              <w:divBdr>
                <w:top w:val="none" w:sz="0" w:space="0" w:color="auto"/>
                <w:left w:val="none" w:sz="0" w:space="0" w:color="auto"/>
                <w:bottom w:val="none" w:sz="0" w:space="0" w:color="auto"/>
                <w:right w:val="none" w:sz="0" w:space="0" w:color="auto"/>
              </w:divBdr>
            </w:div>
            <w:div w:id="55324028">
              <w:marLeft w:val="0"/>
              <w:marRight w:val="0"/>
              <w:marTop w:val="0"/>
              <w:marBottom w:val="0"/>
              <w:divBdr>
                <w:top w:val="none" w:sz="0" w:space="0" w:color="auto"/>
                <w:left w:val="none" w:sz="0" w:space="0" w:color="auto"/>
                <w:bottom w:val="none" w:sz="0" w:space="0" w:color="auto"/>
                <w:right w:val="none" w:sz="0" w:space="0" w:color="auto"/>
              </w:divBdr>
            </w:div>
            <w:div w:id="170948317">
              <w:marLeft w:val="0"/>
              <w:marRight w:val="0"/>
              <w:marTop w:val="0"/>
              <w:marBottom w:val="0"/>
              <w:divBdr>
                <w:top w:val="none" w:sz="0" w:space="0" w:color="auto"/>
                <w:left w:val="none" w:sz="0" w:space="0" w:color="auto"/>
                <w:bottom w:val="none" w:sz="0" w:space="0" w:color="auto"/>
                <w:right w:val="none" w:sz="0" w:space="0" w:color="auto"/>
              </w:divBdr>
            </w:div>
            <w:div w:id="969483501">
              <w:marLeft w:val="0"/>
              <w:marRight w:val="0"/>
              <w:marTop w:val="0"/>
              <w:marBottom w:val="0"/>
              <w:divBdr>
                <w:top w:val="none" w:sz="0" w:space="0" w:color="auto"/>
                <w:left w:val="none" w:sz="0" w:space="0" w:color="auto"/>
                <w:bottom w:val="none" w:sz="0" w:space="0" w:color="auto"/>
                <w:right w:val="none" w:sz="0" w:space="0" w:color="auto"/>
              </w:divBdr>
            </w:div>
            <w:div w:id="624846718">
              <w:marLeft w:val="0"/>
              <w:marRight w:val="0"/>
              <w:marTop w:val="0"/>
              <w:marBottom w:val="0"/>
              <w:divBdr>
                <w:top w:val="none" w:sz="0" w:space="0" w:color="auto"/>
                <w:left w:val="none" w:sz="0" w:space="0" w:color="auto"/>
                <w:bottom w:val="none" w:sz="0" w:space="0" w:color="auto"/>
                <w:right w:val="none" w:sz="0" w:space="0" w:color="auto"/>
              </w:divBdr>
            </w:div>
            <w:div w:id="2076469681">
              <w:marLeft w:val="0"/>
              <w:marRight w:val="0"/>
              <w:marTop w:val="0"/>
              <w:marBottom w:val="0"/>
              <w:divBdr>
                <w:top w:val="none" w:sz="0" w:space="0" w:color="auto"/>
                <w:left w:val="none" w:sz="0" w:space="0" w:color="auto"/>
                <w:bottom w:val="none" w:sz="0" w:space="0" w:color="auto"/>
                <w:right w:val="none" w:sz="0" w:space="0" w:color="auto"/>
              </w:divBdr>
            </w:div>
            <w:div w:id="1426533485">
              <w:marLeft w:val="0"/>
              <w:marRight w:val="0"/>
              <w:marTop w:val="0"/>
              <w:marBottom w:val="0"/>
              <w:divBdr>
                <w:top w:val="none" w:sz="0" w:space="0" w:color="auto"/>
                <w:left w:val="none" w:sz="0" w:space="0" w:color="auto"/>
                <w:bottom w:val="none" w:sz="0" w:space="0" w:color="auto"/>
                <w:right w:val="none" w:sz="0" w:space="0" w:color="auto"/>
              </w:divBdr>
            </w:div>
            <w:div w:id="1781799304">
              <w:marLeft w:val="0"/>
              <w:marRight w:val="0"/>
              <w:marTop w:val="0"/>
              <w:marBottom w:val="0"/>
              <w:divBdr>
                <w:top w:val="none" w:sz="0" w:space="0" w:color="auto"/>
                <w:left w:val="none" w:sz="0" w:space="0" w:color="auto"/>
                <w:bottom w:val="none" w:sz="0" w:space="0" w:color="auto"/>
                <w:right w:val="none" w:sz="0" w:space="0" w:color="auto"/>
              </w:divBdr>
            </w:div>
            <w:div w:id="360325868">
              <w:marLeft w:val="0"/>
              <w:marRight w:val="0"/>
              <w:marTop w:val="0"/>
              <w:marBottom w:val="0"/>
              <w:divBdr>
                <w:top w:val="none" w:sz="0" w:space="0" w:color="auto"/>
                <w:left w:val="none" w:sz="0" w:space="0" w:color="auto"/>
                <w:bottom w:val="none" w:sz="0" w:space="0" w:color="auto"/>
                <w:right w:val="none" w:sz="0" w:space="0" w:color="auto"/>
              </w:divBdr>
            </w:div>
            <w:div w:id="1510633289">
              <w:marLeft w:val="0"/>
              <w:marRight w:val="0"/>
              <w:marTop w:val="0"/>
              <w:marBottom w:val="0"/>
              <w:divBdr>
                <w:top w:val="none" w:sz="0" w:space="0" w:color="auto"/>
                <w:left w:val="none" w:sz="0" w:space="0" w:color="auto"/>
                <w:bottom w:val="none" w:sz="0" w:space="0" w:color="auto"/>
                <w:right w:val="none" w:sz="0" w:space="0" w:color="auto"/>
              </w:divBdr>
            </w:div>
            <w:div w:id="1993824421">
              <w:marLeft w:val="0"/>
              <w:marRight w:val="0"/>
              <w:marTop w:val="0"/>
              <w:marBottom w:val="0"/>
              <w:divBdr>
                <w:top w:val="none" w:sz="0" w:space="0" w:color="auto"/>
                <w:left w:val="none" w:sz="0" w:space="0" w:color="auto"/>
                <w:bottom w:val="none" w:sz="0" w:space="0" w:color="auto"/>
                <w:right w:val="none" w:sz="0" w:space="0" w:color="auto"/>
              </w:divBdr>
            </w:div>
            <w:div w:id="1116409799">
              <w:marLeft w:val="0"/>
              <w:marRight w:val="0"/>
              <w:marTop w:val="0"/>
              <w:marBottom w:val="0"/>
              <w:divBdr>
                <w:top w:val="none" w:sz="0" w:space="0" w:color="auto"/>
                <w:left w:val="none" w:sz="0" w:space="0" w:color="auto"/>
                <w:bottom w:val="none" w:sz="0" w:space="0" w:color="auto"/>
                <w:right w:val="none" w:sz="0" w:space="0" w:color="auto"/>
              </w:divBdr>
            </w:div>
            <w:div w:id="1249734234">
              <w:marLeft w:val="0"/>
              <w:marRight w:val="0"/>
              <w:marTop w:val="0"/>
              <w:marBottom w:val="0"/>
              <w:divBdr>
                <w:top w:val="none" w:sz="0" w:space="0" w:color="auto"/>
                <w:left w:val="none" w:sz="0" w:space="0" w:color="auto"/>
                <w:bottom w:val="none" w:sz="0" w:space="0" w:color="auto"/>
                <w:right w:val="none" w:sz="0" w:space="0" w:color="auto"/>
              </w:divBdr>
            </w:div>
            <w:div w:id="476460636">
              <w:marLeft w:val="0"/>
              <w:marRight w:val="0"/>
              <w:marTop w:val="0"/>
              <w:marBottom w:val="0"/>
              <w:divBdr>
                <w:top w:val="none" w:sz="0" w:space="0" w:color="auto"/>
                <w:left w:val="none" w:sz="0" w:space="0" w:color="auto"/>
                <w:bottom w:val="none" w:sz="0" w:space="0" w:color="auto"/>
                <w:right w:val="none" w:sz="0" w:space="0" w:color="auto"/>
              </w:divBdr>
            </w:div>
            <w:div w:id="1985348133">
              <w:marLeft w:val="0"/>
              <w:marRight w:val="0"/>
              <w:marTop w:val="0"/>
              <w:marBottom w:val="0"/>
              <w:divBdr>
                <w:top w:val="none" w:sz="0" w:space="0" w:color="auto"/>
                <w:left w:val="none" w:sz="0" w:space="0" w:color="auto"/>
                <w:bottom w:val="none" w:sz="0" w:space="0" w:color="auto"/>
                <w:right w:val="none" w:sz="0" w:space="0" w:color="auto"/>
              </w:divBdr>
            </w:div>
            <w:div w:id="1427269491">
              <w:marLeft w:val="0"/>
              <w:marRight w:val="0"/>
              <w:marTop w:val="0"/>
              <w:marBottom w:val="0"/>
              <w:divBdr>
                <w:top w:val="none" w:sz="0" w:space="0" w:color="auto"/>
                <w:left w:val="none" w:sz="0" w:space="0" w:color="auto"/>
                <w:bottom w:val="none" w:sz="0" w:space="0" w:color="auto"/>
                <w:right w:val="none" w:sz="0" w:space="0" w:color="auto"/>
              </w:divBdr>
            </w:div>
            <w:div w:id="1500121437">
              <w:marLeft w:val="0"/>
              <w:marRight w:val="0"/>
              <w:marTop w:val="0"/>
              <w:marBottom w:val="0"/>
              <w:divBdr>
                <w:top w:val="none" w:sz="0" w:space="0" w:color="auto"/>
                <w:left w:val="none" w:sz="0" w:space="0" w:color="auto"/>
                <w:bottom w:val="none" w:sz="0" w:space="0" w:color="auto"/>
                <w:right w:val="none" w:sz="0" w:space="0" w:color="auto"/>
              </w:divBdr>
            </w:div>
            <w:div w:id="1154369184">
              <w:marLeft w:val="0"/>
              <w:marRight w:val="0"/>
              <w:marTop w:val="0"/>
              <w:marBottom w:val="0"/>
              <w:divBdr>
                <w:top w:val="none" w:sz="0" w:space="0" w:color="auto"/>
                <w:left w:val="none" w:sz="0" w:space="0" w:color="auto"/>
                <w:bottom w:val="none" w:sz="0" w:space="0" w:color="auto"/>
                <w:right w:val="none" w:sz="0" w:space="0" w:color="auto"/>
              </w:divBdr>
            </w:div>
            <w:div w:id="1934050101">
              <w:marLeft w:val="0"/>
              <w:marRight w:val="0"/>
              <w:marTop w:val="0"/>
              <w:marBottom w:val="0"/>
              <w:divBdr>
                <w:top w:val="none" w:sz="0" w:space="0" w:color="auto"/>
                <w:left w:val="none" w:sz="0" w:space="0" w:color="auto"/>
                <w:bottom w:val="none" w:sz="0" w:space="0" w:color="auto"/>
                <w:right w:val="none" w:sz="0" w:space="0" w:color="auto"/>
              </w:divBdr>
            </w:div>
            <w:div w:id="1844930226">
              <w:marLeft w:val="0"/>
              <w:marRight w:val="0"/>
              <w:marTop w:val="0"/>
              <w:marBottom w:val="0"/>
              <w:divBdr>
                <w:top w:val="none" w:sz="0" w:space="0" w:color="auto"/>
                <w:left w:val="none" w:sz="0" w:space="0" w:color="auto"/>
                <w:bottom w:val="none" w:sz="0" w:space="0" w:color="auto"/>
                <w:right w:val="none" w:sz="0" w:space="0" w:color="auto"/>
              </w:divBdr>
            </w:div>
            <w:div w:id="1766804621">
              <w:marLeft w:val="0"/>
              <w:marRight w:val="0"/>
              <w:marTop w:val="0"/>
              <w:marBottom w:val="0"/>
              <w:divBdr>
                <w:top w:val="none" w:sz="0" w:space="0" w:color="auto"/>
                <w:left w:val="none" w:sz="0" w:space="0" w:color="auto"/>
                <w:bottom w:val="none" w:sz="0" w:space="0" w:color="auto"/>
                <w:right w:val="none" w:sz="0" w:space="0" w:color="auto"/>
              </w:divBdr>
            </w:div>
            <w:div w:id="1223442248">
              <w:marLeft w:val="0"/>
              <w:marRight w:val="0"/>
              <w:marTop w:val="0"/>
              <w:marBottom w:val="0"/>
              <w:divBdr>
                <w:top w:val="none" w:sz="0" w:space="0" w:color="auto"/>
                <w:left w:val="none" w:sz="0" w:space="0" w:color="auto"/>
                <w:bottom w:val="none" w:sz="0" w:space="0" w:color="auto"/>
                <w:right w:val="none" w:sz="0" w:space="0" w:color="auto"/>
              </w:divBdr>
            </w:div>
            <w:div w:id="1309476227">
              <w:marLeft w:val="0"/>
              <w:marRight w:val="0"/>
              <w:marTop w:val="0"/>
              <w:marBottom w:val="0"/>
              <w:divBdr>
                <w:top w:val="none" w:sz="0" w:space="0" w:color="auto"/>
                <w:left w:val="none" w:sz="0" w:space="0" w:color="auto"/>
                <w:bottom w:val="none" w:sz="0" w:space="0" w:color="auto"/>
                <w:right w:val="none" w:sz="0" w:space="0" w:color="auto"/>
              </w:divBdr>
            </w:div>
            <w:div w:id="2058385876">
              <w:marLeft w:val="0"/>
              <w:marRight w:val="0"/>
              <w:marTop w:val="0"/>
              <w:marBottom w:val="0"/>
              <w:divBdr>
                <w:top w:val="none" w:sz="0" w:space="0" w:color="auto"/>
                <w:left w:val="none" w:sz="0" w:space="0" w:color="auto"/>
                <w:bottom w:val="none" w:sz="0" w:space="0" w:color="auto"/>
                <w:right w:val="none" w:sz="0" w:space="0" w:color="auto"/>
              </w:divBdr>
            </w:div>
            <w:div w:id="1668286082">
              <w:marLeft w:val="0"/>
              <w:marRight w:val="0"/>
              <w:marTop w:val="0"/>
              <w:marBottom w:val="0"/>
              <w:divBdr>
                <w:top w:val="none" w:sz="0" w:space="0" w:color="auto"/>
                <w:left w:val="none" w:sz="0" w:space="0" w:color="auto"/>
                <w:bottom w:val="none" w:sz="0" w:space="0" w:color="auto"/>
                <w:right w:val="none" w:sz="0" w:space="0" w:color="auto"/>
              </w:divBdr>
            </w:div>
            <w:div w:id="957027917">
              <w:marLeft w:val="0"/>
              <w:marRight w:val="0"/>
              <w:marTop w:val="0"/>
              <w:marBottom w:val="0"/>
              <w:divBdr>
                <w:top w:val="none" w:sz="0" w:space="0" w:color="auto"/>
                <w:left w:val="none" w:sz="0" w:space="0" w:color="auto"/>
                <w:bottom w:val="none" w:sz="0" w:space="0" w:color="auto"/>
                <w:right w:val="none" w:sz="0" w:space="0" w:color="auto"/>
              </w:divBdr>
            </w:div>
            <w:div w:id="104468920">
              <w:marLeft w:val="0"/>
              <w:marRight w:val="0"/>
              <w:marTop w:val="0"/>
              <w:marBottom w:val="0"/>
              <w:divBdr>
                <w:top w:val="none" w:sz="0" w:space="0" w:color="auto"/>
                <w:left w:val="none" w:sz="0" w:space="0" w:color="auto"/>
                <w:bottom w:val="none" w:sz="0" w:space="0" w:color="auto"/>
                <w:right w:val="none" w:sz="0" w:space="0" w:color="auto"/>
              </w:divBdr>
            </w:div>
            <w:div w:id="1179808142">
              <w:marLeft w:val="0"/>
              <w:marRight w:val="0"/>
              <w:marTop w:val="0"/>
              <w:marBottom w:val="0"/>
              <w:divBdr>
                <w:top w:val="none" w:sz="0" w:space="0" w:color="auto"/>
                <w:left w:val="none" w:sz="0" w:space="0" w:color="auto"/>
                <w:bottom w:val="none" w:sz="0" w:space="0" w:color="auto"/>
                <w:right w:val="none" w:sz="0" w:space="0" w:color="auto"/>
              </w:divBdr>
            </w:div>
            <w:div w:id="158738883">
              <w:marLeft w:val="0"/>
              <w:marRight w:val="0"/>
              <w:marTop w:val="0"/>
              <w:marBottom w:val="0"/>
              <w:divBdr>
                <w:top w:val="none" w:sz="0" w:space="0" w:color="auto"/>
                <w:left w:val="none" w:sz="0" w:space="0" w:color="auto"/>
                <w:bottom w:val="none" w:sz="0" w:space="0" w:color="auto"/>
                <w:right w:val="none" w:sz="0" w:space="0" w:color="auto"/>
              </w:divBdr>
            </w:div>
            <w:div w:id="1099327230">
              <w:marLeft w:val="0"/>
              <w:marRight w:val="0"/>
              <w:marTop w:val="0"/>
              <w:marBottom w:val="0"/>
              <w:divBdr>
                <w:top w:val="none" w:sz="0" w:space="0" w:color="auto"/>
                <w:left w:val="none" w:sz="0" w:space="0" w:color="auto"/>
                <w:bottom w:val="none" w:sz="0" w:space="0" w:color="auto"/>
                <w:right w:val="none" w:sz="0" w:space="0" w:color="auto"/>
              </w:divBdr>
            </w:div>
            <w:div w:id="1030374840">
              <w:marLeft w:val="0"/>
              <w:marRight w:val="0"/>
              <w:marTop w:val="0"/>
              <w:marBottom w:val="0"/>
              <w:divBdr>
                <w:top w:val="none" w:sz="0" w:space="0" w:color="auto"/>
                <w:left w:val="none" w:sz="0" w:space="0" w:color="auto"/>
                <w:bottom w:val="none" w:sz="0" w:space="0" w:color="auto"/>
                <w:right w:val="none" w:sz="0" w:space="0" w:color="auto"/>
              </w:divBdr>
            </w:div>
            <w:div w:id="1035085440">
              <w:marLeft w:val="0"/>
              <w:marRight w:val="0"/>
              <w:marTop w:val="0"/>
              <w:marBottom w:val="0"/>
              <w:divBdr>
                <w:top w:val="none" w:sz="0" w:space="0" w:color="auto"/>
                <w:left w:val="none" w:sz="0" w:space="0" w:color="auto"/>
                <w:bottom w:val="none" w:sz="0" w:space="0" w:color="auto"/>
                <w:right w:val="none" w:sz="0" w:space="0" w:color="auto"/>
              </w:divBdr>
            </w:div>
            <w:div w:id="201137416">
              <w:marLeft w:val="0"/>
              <w:marRight w:val="0"/>
              <w:marTop w:val="0"/>
              <w:marBottom w:val="0"/>
              <w:divBdr>
                <w:top w:val="none" w:sz="0" w:space="0" w:color="auto"/>
                <w:left w:val="none" w:sz="0" w:space="0" w:color="auto"/>
                <w:bottom w:val="none" w:sz="0" w:space="0" w:color="auto"/>
                <w:right w:val="none" w:sz="0" w:space="0" w:color="auto"/>
              </w:divBdr>
            </w:div>
            <w:div w:id="1334066364">
              <w:marLeft w:val="0"/>
              <w:marRight w:val="0"/>
              <w:marTop w:val="0"/>
              <w:marBottom w:val="0"/>
              <w:divBdr>
                <w:top w:val="none" w:sz="0" w:space="0" w:color="auto"/>
                <w:left w:val="none" w:sz="0" w:space="0" w:color="auto"/>
                <w:bottom w:val="none" w:sz="0" w:space="0" w:color="auto"/>
                <w:right w:val="none" w:sz="0" w:space="0" w:color="auto"/>
              </w:divBdr>
            </w:div>
            <w:div w:id="335155083">
              <w:marLeft w:val="0"/>
              <w:marRight w:val="0"/>
              <w:marTop w:val="0"/>
              <w:marBottom w:val="0"/>
              <w:divBdr>
                <w:top w:val="none" w:sz="0" w:space="0" w:color="auto"/>
                <w:left w:val="none" w:sz="0" w:space="0" w:color="auto"/>
                <w:bottom w:val="none" w:sz="0" w:space="0" w:color="auto"/>
                <w:right w:val="none" w:sz="0" w:space="0" w:color="auto"/>
              </w:divBdr>
            </w:div>
            <w:div w:id="1384711680">
              <w:marLeft w:val="0"/>
              <w:marRight w:val="0"/>
              <w:marTop w:val="0"/>
              <w:marBottom w:val="0"/>
              <w:divBdr>
                <w:top w:val="none" w:sz="0" w:space="0" w:color="auto"/>
                <w:left w:val="none" w:sz="0" w:space="0" w:color="auto"/>
                <w:bottom w:val="none" w:sz="0" w:space="0" w:color="auto"/>
                <w:right w:val="none" w:sz="0" w:space="0" w:color="auto"/>
              </w:divBdr>
            </w:div>
            <w:div w:id="1199733463">
              <w:marLeft w:val="0"/>
              <w:marRight w:val="0"/>
              <w:marTop w:val="0"/>
              <w:marBottom w:val="0"/>
              <w:divBdr>
                <w:top w:val="none" w:sz="0" w:space="0" w:color="auto"/>
                <w:left w:val="none" w:sz="0" w:space="0" w:color="auto"/>
                <w:bottom w:val="none" w:sz="0" w:space="0" w:color="auto"/>
                <w:right w:val="none" w:sz="0" w:space="0" w:color="auto"/>
              </w:divBdr>
            </w:div>
            <w:div w:id="1013265922">
              <w:marLeft w:val="0"/>
              <w:marRight w:val="0"/>
              <w:marTop w:val="0"/>
              <w:marBottom w:val="0"/>
              <w:divBdr>
                <w:top w:val="none" w:sz="0" w:space="0" w:color="auto"/>
                <w:left w:val="none" w:sz="0" w:space="0" w:color="auto"/>
                <w:bottom w:val="none" w:sz="0" w:space="0" w:color="auto"/>
                <w:right w:val="none" w:sz="0" w:space="0" w:color="auto"/>
              </w:divBdr>
            </w:div>
            <w:div w:id="2116099818">
              <w:marLeft w:val="0"/>
              <w:marRight w:val="0"/>
              <w:marTop w:val="0"/>
              <w:marBottom w:val="0"/>
              <w:divBdr>
                <w:top w:val="none" w:sz="0" w:space="0" w:color="auto"/>
                <w:left w:val="none" w:sz="0" w:space="0" w:color="auto"/>
                <w:bottom w:val="none" w:sz="0" w:space="0" w:color="auto"/>
                <w:right w:val="none" w:sz="0" w:space="0" w:color="auto"/>
              </w:divBdr>
            </w:div>
            <w:div w:id="2014725129">
              <w:marLeft w:val="0"/>
              <w:marRight w:val="0"/>
              <w:marTop w:val="0"/>
              <w:marBottom w:val="0"/>
              <w:divBdr>
                <w:top w:val="none" w:sz="0" w:space="0" w:color="auto"/>
                <w:left w:val="none" w:sz="0" w:space="0" w:color="auto"/>
                <w:bottom w:val="none" w:sz="0" w:space="0" w:color="auto"/>
                <w:right w:val="none" w:sz="0" w:space="0" w:color="auto"/>
              </w:divBdr>
            </w:div>
            <w:div w:id="613176625">
              <w:marLeft w:val="0"/>
              <w:marRight w:val="0"/>
              <w:marTop w:val="0"/>
              <w:marBottom w:val="0"/>
              <w:divBdr>
                <w:top w:val="none" w:sz="0" w:space="0" w:color="auto"/>
                <w:left w:val="none" w:sz="0" w:space="0" w:color="auto"/>
                <w:bottom w:val="none" w:sz="0" w:space="0" w:color="auto"/>
                <w:right w:val="none" w:sz="0" w:space="0" w:color="auto"/>
              </w:divBdr>
            </w:div>
            <w:div w:id="1392000786">
              <w:marLeft w:val="0"/>
              <w:marRight w:val="0"/>
              <w:marTop w:val="0"/>
              <w:marBottom w:val="0"/>
              <w:divBdr>
                <w:top w:val="none" w:sz="0" w:space="0" w:color="auto"/>
                <w:left w:val="none" w:sz="0" w:space="0" w:color="auto"/>
                <w:bottom w:val="none" w:sz="0" w:space="0" w:color="auto"/>
                <w:right w:val="none" w:sz="0" w:space="0" w:color="auto"/>
              </w:divBdr>
            </w:div>
            <w:div w:id="996348048">
              <w:marLeft w:val="0"/>
              <w:marRight w:val="0"/>
              <w:marTop w:val="0"/>
              <w:marBottom w:val="0"/>
              <w:divBdr>
                <w:top w:val="none" w:sz="0" w:space="0" w:color="auto"/>
                <w:left w:val="none" w:sz="0" w:space="0" w:color="auto"/>
                <w:bottom w:val="none" w:sz="0" w:space="0" w:color="auto"/>
                <w:right w:val="none" w:sz="0" w:space="0" w:color="auto"/>
              </w:divBdr>
            </w:div>
            <w:div w:id="1671908135">
              <w:marLeft w:val="0"/>
              <w:marRight w:val="0"/>
              <w:marTop w:val="0"/>
              <w:marBottom w:val="0"/>
              <w:divBdr>
                <w:top w:val="none" w:sz="0" w:space="0" w:color="auto"/>
                <w:left w:val="none" w:sz="0" w:space="0" w:color="auto"/>
                <w:bottom w:val="none" w:sz="0" w:space="0" w:color="auto"/>
                <w:right w:val="none" w:sz="0" w:space="0" w:color="auto"/>
              </w:divBdr>
            </w:div>
            <w:div w:id="716777836">
              <w:marLeft w:val="0"/>
              <w:marRight w:val="0"/>
              <w:marTop w:val="0"/>
              <w:marBottom w:val="0"/>
              <w:divBdr>
                <w:top w:val="none" w:sz="0" w:space="0" w:color="auto"/>
                <w:left w:val="none" w:sz="0" w:space="0" w:color="auto"/>
                <w:bottom w:val="none" w:sz="0" w:space="0" w:color="auto"/>
                <w:right w:val="none" w:sz="0" w:space="0" w:color="auto"/>
              </w:divBdr>
            </w:div>
            <w:div w:id="751894683">
              <w:marLeft w:val="0"/>
              <w:marRight w:val="0"/>
              <w:marTop w:val="0"/>
              <w:marBottom w:val="0"/>
              <w:divBdr>
                <w:top w:val="none" w:sz="0" w:space="0" w:color="auto"/>
                <w:left w:val="none" w:sz="0" w:space="0" w:color="auto"/>
                <w:bottom w:val="none" w:sz="0" w:space="0" w:color="auto"/>
                <w:right w:val="none" w:sz="0" w:space="0" w:color="auto"/>
              </w:divBdr>
            </w:div>
            <w:div w:id="871457760">
              <w:marLeft w:val="0"/>
              <w:marRight w:val="0"/>
              <w:marTop w:val="0"/>
              <w:marBottom w:val="0"/>
              <w:divBdr>
                <w:top w:val="none" w:sz="0" w:space="0" w:color="auto"/>
                <w:left w:val="none" w:sz="0" w:space="0" w:color="auto"/>
                <w:bottom w:val="none" w:sz="0" w:space="0" w:color="auto"/>
                <w:right w:val="none" w:sz="0" w:space="0" w:color="auto"/>
              </w:divBdr>
            </w:div>
            <w:div w:id="832986488">
              <w:marLeft w:val="0"/>
              <w:marRight w:val="0"/>
              <w:marTop w:val="0"/>
              <w:marBottom w:val="0"/>
              <w:divBdr>
                <w:top w:val="none" w:sz="0" w:space="0" w:color="auto"/>
                <w:left w:val="none" w:sz="0" w:space="0" w:color="auto"/>
                <w:bottom w:val="none" w:sz="0" w:space="0" w:color="auto"/>
                <w:right w:val="none" w:sz="0" w:space="0" w:color="auto"/>
              </w:divBdr>
            </w:div>
            <w:div w:id="1525245332">
              <w:marLeft w:val="0"/>
              <w:marRight w:val="0"/>
              <w:marTop w:val="0"/>
              <w:marBottom w:val="0"/>
              <w:divBdr>
                <w:top w:val="none" w:sz="0" w:space="0" w:color="auto"/>
                <w:left w:val="none" w:sz="0" w:space="0" w:color="auto"/>
                <w:bottom w:val="none" w:sz="0" w:space="0" w:color="auto"/>
                <w:right w:val="none" w:sz="0" w:space="0" w:color="auto"/>
              </w:divBdr>
            </w:div>
            <w:div w:id="2014644629">
              <w:marLeft w:val="0"/>
              <w:marRight w:val="0"/>
              <w:marTop w:val="0"/>
              <w:marBottom w:val="0"/>
              <w:divBdr>
                <w:top w:val="none" w:sz="0" w:space="0" w:color="auto"/>
                <w:left w:val="none" w:sz="0" w:space="0" w:color="auto"/>
                <w:bottom w:val="none" w:sz="0" w:space="0" w:color="auto"/>
                <w:right w:val="none" w:sz="0" w:space="0" w:color="auto"/>
              </w:divBdr>
            </w:div>
            <w:div w:id="878395052">
              <w:marLeft w:val="0"/>
              <w:marRight w:val="0"/>
              <w:marTop w:val="0"/>
              <w:marBottom w:val="0"/>
              <w:divBdr>
                <w:top w:val="none" w:sz="0" w:space="0" w:color="auto"/>
                <w:left w:val="none" w:sz="0" w:space="0" w:color="auto"/>
                <w:bottom w:val="none" w:sz="0" w:space="0" w:color="auto"/>
                <w:right w:val="none" w:sz="0" w:space="0" w:color="auto"/>
              </w:divBdr>
            </w:div>
            <w:div w:id="1516921691">
              <w:marLeft w:val="0"/>
              <w:marRight w:val="0"/>
              <w:marTop w:val="0"/>
              <w:marBottom w:val="0"/>
              <w:divBdr>
                <w:top w:val="none" w:sz="0" w:space="0" w:color="auto"/>
                <w:left w:val="none" w:sz="0" w:space="0" w:color="auto"/>
                <w:bottom w:val="none" w:sz="0" w:space="0" w:color="auto"/>
                <w:right w:val="none" w:sz="0" w:space="0" w:color="auto"/>
              </w:divBdr>
            </w:div>
            <w:div w:id="1309747711">
              <w:marLeft w:val="0"/>
              <w:marRight w:val="0"/>
              <w:marTop w:val="0"/>
              <w:marBottom w:val="0"/>
              <w:divBdr>
                <w:top w:val="none" w:sz="0" w:space="0" w:color="auto"/>
                <w:left w:val="none" w:sz="0" w:space="0" w:color="auto"/>
                <w:bottom w:val="none" w:sz="0" w:space="0" w:color="auto"/>
                <w:right w:val="none" w:sz="0" w:space="0" w:color="auto"/>
              </w:divBdr>
            </w:div>
            <w:div w:id="733815720">
              <w:marLeft w:val="0"/>
              <w:marRight w:val="0"/>
              <w:marTop w:val="0"/>
              <w:marBottom w:val="0"/>
              <w:divBdr>
                <w:top w:val="none" w:sz="0" w:space="0" w:color="auto"/>
                <w:left w:val="none" w:sz="0" w:space="0" w:color="auto"/>
                <w:bottom w:val="none" w:sz="0" w:space="0" w:color="auto"/>
                <w:right w:val="none" w:sz="0" w:space="0" w:color="auto"/>
              </w:divBdr>
            </w:div>
            <w:div w:id="2000380175">
              <w:marLeft w:val="0"/>
              <w:marRight w:val="0"/>
              <w:marTop w:val="0"/>
              <w:marBottom w:val="0"/>
              <w:divBdr>
                <w:top w:val="none" w:sz="0" w:space="0" w:color="auto"/>
                <w:left w:val="none" w:sz="0" w:space="0" w:color="auto"/>
                <w:bottom w:val="none" w:sz="0" w:space="0" w:color="auto"/>
                <w:right w:val="none" w:sz="0" w:space="0" w:color="auto"/>
              </w:divBdr>
            </w:div>
            <w:div w:id="743723867">
              <w:marLeft w:val="0"/>
              <w:marRight w:val="0"/>
              <w:marTop w:val="0"/>
              <w:marBottom w:val="0"/>
              <w:divBdr>
                <w:top w:val="none" w:sz="0" w:space="0" w:color="auto"/>
                <w:left w:val="none" w:sz="0" w:space="0" w:color="auto"/>
                <w:bottom w:val="none" w:sz="0" w:space="0" w:color="auto"/>
                <w:right w:val="none" w:sz="0" w:space="0" w:color="auto"/>
              </w:divBdr>
            </w:div>
            <w:div w:id="1957329994">
              <w:marLeft w:val="0"/>
              <w:marRight w:val="0"/>
              <w:marTop w:val="0"/>
              <w:marBottom w:val="0"/>
              <w:divBdr>
                <w:top w:val="none" w:sz="0" w:space="0" w:color="auto"/>
                <w:left w:val="none" w:sz="0" w:space="0" w:color="auto"/>
                <w:bottom w:val="none" w:sz="0" w:space="0" w:color="auto"/>
                <w:right w:val="none" w:sz="0" w:space="0" w:color="auto"/>
              </w:divBdr>
            </w:div>
            <w:div w:id="1626888356">
              <w:marLeft w:val="0"/>
              <w:marRight w:val="0"/>
              <w:marTop w:val="0"/>
              <w:marBottom w:val="0"/>
              <w:divBdr>
                <w:top w:val="none" w:sz="0" w:space="0" w:color="auto"/>
                <w:left w:val="none" w:sz="0" w:space="0" w:color="auto"/>
                <w:bottom w:val="none" w:sz="0" w:space="0" w:color="auto"/>
                <w:right w:val="none" w:sz="0" w:space="0" w:color="auto"/>
              </w:divBdr>
            </w:div>
            <w:div w:id="547913352">
              <w:marLeft w:val="0"/>
              <w:marRight w:val="0"/>
              <w:marTop w:val="0"/>
              <w:marBottom w:val="0"/>
              <w:divBdr>
                <w:top w:val="none" w:sz="0" w:space="0" w:color="auto"/>
                <w:left w:val="none" w:sz="0" w:space="0" w:color="auto"/>
                <w:bottom w:val="none" w:sz="0" w:space="0" w:color="auto"/>
                <w:right w:val="none" w:sz="0" w:space="0" w:color="auto"/>
              </w:divBdr>
            </w:div>
            <w:div w:id="1613437925">
              <w:marLeft w:val="0"/>
              <w:marRight w:val="0"/>
              <w:marTop w:val="0"/>
              <w:marBottom w:val="0"/>
              <w:divBdr>
                <w:top w:val="none" w:sz="0" w:space="0" w:color="auto"/>
                <w:left w:val="none" w:sz="0" w:space="0" w:color="auto"/>
                <w:bottom w:val="none" w:sz="0" w:space="0" w:color="auto"/>
                <w:right w:val="none" w:sz="0" w:space="0" w:color="auto"/>
              </w:divBdr>
            </w:div>
            <w:div w:id="635379219">
              <w:marLeft w:val="0"/>
              <w:marRight w:val="0"/>
              <w:marTop w:val="0"/>
              <w:marBottom w:val="0"/>
              <w:divBdr>
                <w:top w:val="none" w:sz="0" w:space="0" w:color="auto"/>
                <w:left w:val="none" w:sz="0" w:space="0" w:color="auto"/>
                <w:bottom w:val="none" w:sz="0" w:space="0" w:color="auto"/>
                <w:right w:val="none" w:sz="0" w:space="0" w:color="auto"/>
              </w:divBdr>
            </w:div>
            <w:div w:id="1125002447">
              <w:marLeft w:val="0"/>
              <w:marRight w:val="0"/>
              <w:marTop w:val="0"/>
              <w:marBottom w:val="0"/>
              <w:divBdr>
                <w:top w:val="none" w:sz="0" w:space="0" w:color="auto"/>
                <w:left w:val="none" w:sz="0" w:space="0" w:color="auto"/>
                <w:bottom w:val="none" w:sz="0" w:space="0" w:color="auto"/>
                <w:right w:val="none" w:sz="0" w:space="0" w:color="auto"/>
              </w:divBdr>
            </w:div>
            <w:div w:id="639650628">
              <w:marLeft w:val="0"/>
              <w:marRight w:val="0"/>
              <w:marTop w:val="0"/>
              <w:marBottom w:val="0"/>
              <w:divBdr>
                <w:top w:val="none" w:sz="0" w:space="0" w:color="auto"/>
                <w:left w:val="none" w:sz="0" w:space="0" w:color="auto"/>
                <w:bottom w:val="none" w:sz="0" w:space="0" w:color="auto"/>
                <w:right w:val="none" w:sz="0" w:space="0" w:color="auto"/>
              </w:divBdr>
            </w:div>
            <w:div w:id="441266975">
              <w:marLeft w:val="0"/>
              <w:marRight w:val="0"/>
              <w:marTop w:val="0"/>
              <w:marBottom w:val="0"/>
              <w:divBdr>
                <w:top w:val="none" w:sz="0" w:space="0" w:color="auto"/>
                <w:left w:val="none" w:sz="0" w:space="0" w:color="auto"/>
                <w:bottom w:val="none" w:sz="0" w:space="0" w:color="auto"/>
                <w:right w:val="none" w:sz="0" w:space="0" w:color="auto"/>
              </w:divBdr>
            </w:div>
            <w:div w:id="1043481401">
              <w:marLeft w:val="0"/>
              <w:marRight w:val="0"/>
              <w:marTop w:val="0"/>
              <w:marBottom w:val="0"/>
              <w:divBdr>
                <w:top w:val="none" w:sz="0" w:space="0" w:color="auto"/>
                <w:left w:val="none" w:sz="0" w:space="0" w:color="auto"/>
                <w:bottom w:val="none" w:sz="0" w:space="0" w:color="auto"/>
                <w:right w:val="none" w:sz="0" w:space="0" w:color="auto"/>
              </w:divBdr>
            </w:div>
            <w:div w:id="4066103">
              <w:marLeft w:val="0"/>
              <w:marRight w:val="0"/>
              <w:marTop w:val="0"/>
              <w:marBottom w:val="0"/>
              <w:divBdr>
                <w:top w:val="none" w:sz="0" w:space="0" w:color="auto"/>
                <w:left w:val="none" w:sz="0" w:space="0" w:color="auto"/>
                <w:bottom w:val="none" w:sz="0" w:space="0" w:color="auto"/>
                <w:right w:val="none" w:sz="0" w:space="0" w:color="auto"/>
              </w:divBdr>
            </w:div>
            <w:div w:id="1288046233">
              <w:marLeft w:val="0"/>
              <w:marRight w:val="0"/>
              <w:marTop w:val="0"/>
              <w:marBottom w:val="0"/>
              <w:divBdr>
                <w:top w:val="none" w:sz="0" w:space="0" w:color="auto"/>
                <w:left w:val="none" w:sz="0" w:space="0" w:color="auto"/>
                <w:bottom w:val="none" w:sz="0" w:space="0" w:color="auto"/>
                <w:right w:val="none" w:sz="0" w:space="0" w:color="auto"/>
              </w:divBdr>
            </w:div>
            <w:div w:id="601302506">
              <w:marLeft w:val="0"/>
              <w:marRight w:val="0"/>
              <w:marTop w:val="0"/>
              <w:marBottom w:val="0"/>
              <w:divBdr>
                <w:top w:val="none" w:sz="0" w:space="0" w:color="auto"/>
                <w:left w:val="none" w:sz="0" w:space="0" w:color="auto"/>
                <w:bottom w:val="none" w:sz="0" w:space="0" w:color="auto"/>
                <w:right w:val="none" w:sz="0" w:space="0" w:color="auto"/>
              </w:divBdr>
            </w:div>
            <w:div w:id="167336125">
              <w:marLeft w:val="0"/>
              <w:marRight w:val="0"/>
              <w:marTop w:val="0"/>
              <w:marBottom w:val="0"/>
              <w:divBdr>
                <w:top w:val="none" w:sz="0" w:space="0" w:color="auto"/>
                <w:left w:val="none" w:sz="0" w:space="0" w:color="auto"/>
                <w:bottom w:val="none" w:sz="0" w:space="0" w:color="auto"/>
                <w:right w:val="none" w:sz="0" w:space="0" w:color="auto"/>
              </w:divBdr>
            </w:div>
            <w:div w:id="17970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5461">
      <w:bodyDiv w:val="1"/>
      <w:marLeft w:val="0"/>
      <w:marRight w:val="0"/>
      <w:marTop w:val="0"/>
      <w:marBottom w:val="0"/>
      <w:divBdr>
        <w:top w:val="none" w:sz="0" w:space="0" w:color="auto"/>
        <w:left w:val="none" w:sz="0" w:space="0" w:color="auto"/>
        <w:bottom w:val="none" w:sz="0" w:space="0" w:color="auto"/>
        <w:right w:val="none" w:sz="0" w:space="0" w:color="auto"/>
      </w:divBdr>
      <w:divsChild>
        <w:div w:id="1151827272">
          <w:marLeft w:val="0"/>
          <w:marRight w:val="0"/>
          <w:marTop w:val="0"/>
          <w:marBottom w:val="0"/>
          <w:divBdr>
            <w:top w:val="none" w:sz="0" w:space="0" w:color="auto"/>
            <w:left w:val="none" w:sz="0" w:space="0" w:color="auto"/>
            <w:bottom w:val="none" w:sz="0" w:space="0" w:color="auto"/>
            <w:right w:val="none" w:sz="0" w:space="0" w:color="auto"/>
          </w:divBdr>
          <w:divsChild>
            <w:div w:id="874198165">
              <w:marLeft w:val="0"/>
              <w:marRight w:val="0"/>
              <w:marTop w:val="0"/>
              <w:marBottom w:val="0"/>
              <w:divBdr>
                <w:top w:val="none" w:sz="0" w:space="0" w:color="auto"/>
                <w:left w:val="none" w:sz="0" w:space="0" w:color="auto"/>
                <w:bottom w:val="none" w:sz="0" w:space="0" w:color="auto"/>
                <w:right w:val="none" w:sz="0" w:space="0" w:color="auto"/>
              </w:divBdr>
            </w:div>
            <w:div w:id="1249539639">
              <w:marLeft w:val="0"/>
              <w:marRight w:val="0"/>
              <w:marTop w:val="0"/>
              <w:marBottom w:val="0"/>
              <w:divBdr>
                <w:top w:val="none" w:sz="0" w:space="0" w:color="auto"/>
                <w:left w:val="none" w:sz="0" w:space="0" w:color="auto"/>
                <w:bottom w:val="none" w:sz="0" w:space="0" w:color="auto"/>
                <w:right w:val="none" w:sz="0" w:space="0" w:color="auto"/>
              </w:divBdr>
            </w:div>
            <w:div w:id="1362704317">
              <w:marLeft w:val="0"/>
              <w:marRight w:val="0"/>
              <w:marTop w:val="0"/>
              <w:marBottom w:val="0"/>
              <w:divBdr>
                <w:top w:val="none" w:sz="0" w:space="0" w:color="auto"/>
                <w:left w:val="none" w:sz="0" w:space="0" w:color="auto"/>
                <w:bottom w:val="none" w:sz="0" w:space="0" w:color="auto"/>
                <w:right w:val="none" w:sz="0" w:space="0" w:color="auto"/>
              </w:divBdr>
            </w:div>
            <w:div w:id="1531991509">
              <w:marLeft w:val="0"/>
              <w:marRight w:val="0"/>
              <w:marTop w:val="0"/>
              <w:marBottom w:val="0"/>
              <w:divBdr>
                <w:top w:val="none" w:sz="0" w:space="0" w:color="auto"/>
                <w:left w:val="none" w:sz="0" w:space="0" w:color="auto"/>
                <w:bottom w:val="none" w:sz="0" w:space="0" w:color="auto"/>
                <w:right w:val="none" w:sz="0" w:space="0" w:color="auto"/>
              </w:divBdr>
            </w:div>
            <w:div w:id="1928221600">
              <w:marLeft w:val="0"/>
              <w:marRight w:val="0"/>
              <w:marTop w:val="0"/>
              <w:marBottom w:val="0"/>
              <w:divBdr>
                <w:top w:val="none" w:sz="0" w:space="0" w:color="auto"/>
                <w:left w:val="none" w:sz="0" w:space="0" w:color="auto"/>
                <w:bottom w:val="none" w:sz="0" w:space="0" w:color="auto"/>
                <w:right w:val="none" w:sz="0" w:space="0" w:color="auto"/>
              </w:divBdr>
            </w:div>
            <w:div w:id="1030690189">
              <w:marLeft w:val="0"/>
              <w:marRight w:val="0"/>
              <w:marTop w:val="0"/>
              <w:marBottom w:val="0"/>
              <w:divBdr>
                <w:top w:val="none" w:sz="0" w:space="0" w:color="auto"/>
                <w:left w:val="none" w:sz="0" w:space="0" w:color="auto"/>
                <w:bottom w:val="none" w:sz="0" w:space="0" w:color="auto"/>
                <w:right w:val="none" w:sz="0" w:space="0" w:color="auto"/>
              </w:divBdr>
            </w:div>
            <w:div w:id="1384595889">
              <w:marLeft w:val="0"/>
              <w:marRight w:val="0"/>
              <w:marTop w:val="0"/>
              <w:marBottom w:val="0"/>
              <w:divBdr>
                <w:top w:val="none" w:sz="0" w:space="0" w:color="auto"/>
                <w:left w:val="none" w:sz="0" w:space="0" w:color="auto"/>
                <w:bottom w:val="none" w:sz="0" w:space="0" w:color="auto"/>
                <w:right w:val="none" w:sz="0" w:space="0" w:color="auto"/>
              </w:divBdr>
            </w:div>
            <w:div w:id="1087531523">
              <w:marLeft w:val="0"/>
              <w:marRight w:val="0"/>
              <w:marTop w:val="0"/>
              <w:marBottom w:val="0"/>
              <w:divBdr>
                <w:top w:val="none" w:sz="0" w:space="0" w:color="auto"/>
                <w:left w:val="none" w:sz="0" w:space="0" w:color="auto"/>
                <w:bottom w:val="none" w:sz="0" w:space="0" w:color="auto"/>
                <w:right w:val="none" w:sz="0" w:space="0" w:color="auto"/>
              </w:divBdr>
            </w:div>
            <w:div w:id="440535109">
              <w:marLeft w:val="0"/>
              <w:marRight w:val="0"/>
              <w:marTop w:val="0"/>
              <w:marBottom w:val="0"/>
              <w:divBdr>
                <w:top w:val="none" w:sz="0" w:space="0" w:color="auto"/>
                <w:left w:val="none" w:sz="0" w:space="0" w:color="auto"/>
                <w:bottom w:val="none" w:sz="0" w:space="0" w:color="auto"/>
                <w:right w:val="none" w:sz="0" w:space="0" w:color="auto"/>
              </w:divBdr>
            </w:div>
            <w:div w:id="1183276757">
              <w:marLeft w:val="0"/>
              <w:marRight w:val="0"/>
              <w:marTop w:val="0"/>
              <w:marBottom w:val="0"/>
              <w:divBdr>
                <w:top w:val="none" w:sz="0" w:space="0" w:color="auto"/>
                <w:left w:val="none" w:sz="0" w:space="0" w:color="auto"/>
                <w:bottom w:val="none" w:sz="0" w:space="0" w:color="auto"/>
                <w:right w:val="none" w:sz="0" w:space="0" w:color="auto"/>
              </w:divBdr>
            </w:div>
            <w:div w:id="923227480">
              <w:marLeft w:val="0"/>
              <w:marRight w:val="0"/>
              <w:marTop w:val="0"/>
              <w:marBottom w:val="0"/>
              <w:divBdr>
                <w:top w:val="none" w:sz="0" w:space="0" w:color="auto"/>
                <w:left w:val="none" w:sz="0" w:space="0" w:color="auto"/>
                <w:bottom w:val="none" w:sz="0" w:space="0" w:color="auto"/>
                <w:right w:val="none" w:sz="0" w:space="0" w:color="auto"/>
              </w:divBdr>
            </w:div>
            <w:div w:id="1030839361">
              <w:marLeft w:val="0"/>
              <w:marRight w:val="0"/>
              <w:marTop w:val="0"/>
              <w:marBottom w:val="0"/>
              <w:divBdr>
                <w:top w:val="none" w:sz="0" w:space="0" w:color="auto"/>
                <w:left w:val="none" w:sz="0" w:space="0" w:color="auto"/>
                <w:bottom w:val="none" w:sz="0" w:space="0" w:color="auto"/>
                <w:right w:val="none" w:sz="0" w:space="0" w:color="auto"/>
              </w:divBdr>
            </w:div>
            <w:div w:id="1359351227">
              <w:marLeft w:val="0"/>
              <w:marRight w:val="0"/>
              <w:marTop w:val="0"/>
              <w:marBottom w:val="0"/>
              <w:divBdr>
                <w:top w:val="none" w:sz="0" w:space="0" w:color="auto"/>
                <w:left w:val="none" w:sz="0" w:space="0" w:color="auto"/>
                <w:bottom w:val="none" w:sz="0" w:space="0" w:color="auto"/>
                <w:right w:val="none" w:sz="0" w:space="0" w:color="auto"/>
              </w:divBdr>
            </w:div>
            <w:div w:id="1121266368">
              <w:marLeft w:val="0"/>
              <w:marRight w:val="0"/>
              <w:marTop w:val="0"/>
              <w:marBottom w:val="0"/>
              <w:divBdr>
                <w:top w:val="none" w:sz="0" w:space="0" w:color="auto"/>
                <w:left w:val="none" w:sz="0" w:space="0" w:color="auto"/>
                <w:bottom w:val="none" w:sz="0" w:space="0" w:color="auto"/>
                <w:right w:val="none" w:sz="0" w:space="0" w:color="auto"/>
              </w:divBdr>
            </w:div>
            <w:div w:id="379936890">
              <w:marLeft w:val="0"/>
              <w:marRight w:val="0"/>
              <w:marTop w:val="0"/>
              <w:marBottom w:val="0"/>
              <w:divBdr>
                <w:top w:val="none" w:sz="0" w:space="0" w:color="auto"/>
                <w:left w:val="none" w:sz="0" w:space="0" w:color="auto"/>
                <w:bottom w:val="none" w:sz="0" w:space="0" w:color="auto"/>
                <w:right w:val="none" w:sz="0" w:space="0" w:color="auto"/>
              </w:divBdr>
            </w:div>
            <w:div w:id="1164779209">
              <w:marLeft w:val="0"/>
              <w:marRight w:val="0"/>
              <w:marTop w:val="0"/>
              <w:marBottom w:val="0"/>
              <w:divBdr>
                <w:top w:val="none" w:sz="0" w:space="0" w:color="auto"/>
                <w:left w:val="none" w:sz="0" w:space="0" w:color="auto"/>
                <w:bottom w:val="none" w:sz="0" w:space="0" w:color="auto"/>
                <w:right w:val="none" w:sz="0" w:space="0" w:color="auto"/>
              </w:divBdr>
            </w:div>
            <w:div w:id="491990428">
              <w:marLeft w:val="0"/>
              <w:marRight w:val="0"/>
              <w:marTop w:val="0"/>
              <w:marBottom w:val="0"/>
              <w:divBdr>
                <w:top w:val="none" w:sz="0" w:space="0" w:color="auto"/>
                <w:left w:val="none" w:sz="0" w:space="0" w:color="auto"/>
                <w:bottom w:val="none" w:sz="0" w:space="0" w:color="auto"/>
                <w:right w:val="none" w:sz="0" w:space="0" w:color="auto"/>
              </w:divBdr>
            </w:div>
            <w:div w:id="1482193585">
              <w:marLeft w:val="0"/>
              <w:marRight w:val="0"/>
              <w:marTop w:val="0"/>
              <w:marBottom w:val="0"/>
              <w:divBdr>
                <w:top w:val="none" w:sz="0" w:space="0" w:color="auto"/>
                <w:left w:val="none" w:sz="0" w:space="0" w:color="auto"/>
                <w:bottom w:val="none" w:sz="0" w:space="0" w:color="auto"/>
                <w:right w:val="none" w:sz="0" w:space="0" w:color="auto"/>
              </w:divBdr>
            </w:div>
            <w:div w:id="2006351134">
              <w:marLeft w:val="0"/>
              <w:marRight w:val="0"/>
              <w:marTop w:val="0"/>
              <w:marBottom w:val="0"/>
              <w:divBdr>
                <w:top w:val="none" w:sz="0" w:space="0" w:color="auto"/>
                <w:left w:val="none" w:sz="0" w:space="0" w:color="auto"/>
                <w:bottom w:val="none" w:sz="0" w:space="0" w:color="auto"/>
                <w:right w:val="none" w:sz="0" w:space="0" w:color="auto"/>
              </w:divBdr>
            </w:div>
            <w:div w:id="293220867">
              <w:marLeft w:val="0"/>
              <w:marRight w:val="0"/>
              <w:marTop w:val="0"/>
              <w:marBottom w:val="0"/>
              <w:divBdr>
                <w:top w:val="none" w:sz="0" w:space="0" w:color="auto"/>
                <w:left w:val="none" w:sz="0" w:space="0" w:color="auto"/>
                <w:bottom w:val="none" w:sz="0" w:space="0" w:color="auto"/>
                <w:right w:val="none" w:sz="0" w:space="0" w:color="auto"/>
              </w:divBdr>
            </w:div>
            <w:div w:id="860166196">
              <w:marLeft w:val="0"/>
              <w:marRight w:val="0"/>
              <w:marTop w:val="0"/>
              <w:marBottom w:val="0"/>
              <w:divBdr>
                <w:top w:val="none" w:sz="0" w:space="0" w:color="auto"/>
                <w:left w:val="none" w:sz="0" w:space="0" w:color="auto"/>
                <w:bottom w:val="none" w:sz="0" w:space="0" w:color="auto"/>
                <w:right w:val="none" w:sz="0" w:space="0" w:color="auto"/>
              </w:divBdr>
            </w:div>
            <w:div w:id="119761719">
              <w:marLeft w:val="0"/>
              <w:marRight w:val="0"/>
              <w:marTop w:val="0"/>
              <w:marBottom w:val="0"/>
              <w:divBdr>
                <w:top w:val="none" w:sz="0" w:space="0" w:color="auto"/>
                <w:left w:val="none" w:sz="0" w:space="0" w:color="auto"/>
                <w:bottom w:val="none" w:sz="0" w:space="0" w:color="auto"/>
                <w:right w:val="none" w:sz="0" w:space="0" w:color="auto"/>
              </w:divBdr>
            </w:div>
            <w:div w:id="1138455071">
              <w:marLeft w:val="0"/>
              <w:marRight w:val="0"/>
              <w:marTop w:val="0"/>
              <w:marBottom w:val="0"/>
              <w:divBdr>
                <w:top w:val="none" w:sz="0" w:space="0" w:color="auto"/>
                <w:left w:val="none" w:sz="0" w:space="0" w:color="auto"/>
                <w:bottom w:val="none" w:sz="0" w:space="0" w:color="auto"/>
                <w:right w:val="none" w:sz="0" w:space="0" w:color="auto"/>
              </w:divBdr>
            </w:div>
            <w:div w:id="907692761">
              <w:marLeft w:val="0"/>
              <w:marRight w:val="0"/>
              <w:marTop w:val="0"/>
              <w:marBottom w:val="0"/>
              <w:divBdr>
                <w:top w:val="none" w:sz="0" w:space="0" w:color="auto"/>
                <w:left w:val="none" w:sz="0" w:space="0" w:color="auto"/>
                <w:bottom w:val="none" w:sz="0" w:space="0" w:color="auto"/>
                <w:right w:val="none" w:sz="0" w:space="0" w:color="auto"/>
              </w:divBdr>
            </w:div>
            <w:div w:id="1978990856">
              <w:marLeft w:val="0"/>
              <w:marRight w:val="0"/>
              <w:marTop w:val="0"/>
              <w:marBottom w:val="0"/>
              <w:divBdr>
                <w:top w:val="none" w:sz="0" w:space="0" w:color="auto"/>
                <w:left w:val="none" w:sz="0" w:space="0" w:color="auto"/>
                <w:bottom w:val="none" w:sz="0" w:space="0" w:color="auto"/>
                <w:right w:val="none" w:sz="0" w:space="0" w:color="auto"/>
              </w:divBdr>
            </w:div>
            <w:div w:id="484517469">
              <w:marLeft w:val="0"/>
              <w:marRight w:val="0"/>
              <w:marTop w:val="0"/>
              <w:marBottom w:val="0"/>
              <w:divBdr>
                <w:top w:val="none" w:sz="0" w:space="0" w:color="auto"/>
                <w:left w:val="none" w:sz="0" w:space="0" w:color="auto"/>
                <w:bottom w:val="none" w:sz="0" w:space="0" w:color="auto"/>
                <w:right w:val="none" w:sz="0" w:space="0" w:color="auto"/>
              </w:divBdr>
            </w:div>
            <w:div w:id="1213348744">
              <w:marLeft w:val="0"/>
              <w:marRight w:val="0"/>
              <w:marTop w:val="0"/>
              <w:marBottom w:val="0"/>
              <w:divBdr>
                <w:top w:val="none" w:sz="0" w:space="0" w:color="auto"/>
                <w:left w:val="none" w:sz="0" w:space="0" w:color="auto"/>
                <w:bottom w:val="none" w:sz="0" w:space="0" w:color="auto"/>
                <w:right w:val="none" w:sz="0" w:space="0" w:color="auto"/>
              </w:divBdr>
            </w:div>
            <w:div w:id="2016960621">
              <w:marLeft w:val="0"/>
              <w:marRight w:val="0"/>
              <w:marTop w:val="0"/>
              <w:marBottom w:val="0"/>
              <w:divBdr>
                <w:top w:val="none" w:sz="0" w:space="0" w:color="auto"/>
                <w:left w:val="none" w:sz="0" w:space="0" w:color="auto"/>
                <w:bottom w:val="none" w:sz="0" w:space="0" w:color="auto"/>
                <w:right w:val="none" w:sz="0" w:space="0" w:color="auto"/>
              </w:divBdr>
            </w:div>
            <w:div w:id="1755473495">
              <w:marLeft w:val="0"/>
              <w:marRight w:val="0"/>
              <w:marTop w:val="0"/>
              <w:marBottom w:val="0"/>
              <w:divBdr>
                <w:top w:val="none" w:sz="0" w:space="0" w:color="auto"/>
                <w:left w:val="none" w:sz="0" w:space="0" w:color="auto"/>
                <w:bottom w:val="none" w:sz="0" w:space="0" w:color="auto"/>
                <w:right w:val="none" w:sz="0" w:space="0" w:color="auto"/>
              </w:divBdr>
            </w:div>
            <w:div w:id="870730935">
              <w:marLeft w:val="0"/>
              <w:marRight w:val="0"/>
              <w:marTop w:val="0"/>
              <w:marBottom w:val="0"/>
              <w:divBdr>
                <w:top w:val="none" w:sz="0" w:space="0" w:color="auto"/>
                <w:left w:val="none" w:sz="0" w:space="0" w:color="auto"/>
                <w:bottom w:val="none" w:sz="0" w:space="0" w:color="auto"/>
                <w:right w:val="none" w:sz="0" w:space="0" w:color="auto"/>
              </w:divBdr>
            </w:div>
            <w:div w:id="561912989">
              <w:marLeft w:val="0"/>
              <w:marRight w:val="0"/>
              <w:marTop w:val="0"/>
              <w:marBottom w:val="0"/>
              <w:divBdr>
                <w:top w:val="none" w:sz="0" w:space="0" w:color="auto"/>
                <w:left w:val="none" w:sz="0" w:space="0" w:color="auto"/>
                <w:bottom w:val="none" w:sz="0" w:space="0" w:color="auto"/>
                <w:right w:val="none" w:sz="0" w:space="0" w:color="auto"/>
              </w:divBdr>
            </w:div>
            <w:div w:id="838469299">
              <w:marLeft w:val="0"/>
              <w:marRight w:val="0"/>
              <w:marTop w:val="0"/>
              <w:marBottom w:val="0"/>
              <w:divBdr>
                <w:top w:val="none" w:sz="0" w:space="0" w:color="auto"/>
                <w:left w:val="none" w:sz="0" w:space="0" w:color="auto"/>
                <w:bottom w:val="none" w:sz="0" w:space="0" w:color="auto"/>
                <w:right w:val="none" w:sz="0" w:space="0" w:color="auto"/>
              </w:divBdr>
            </w:div>
            <w:div w:id="2028558845">
              <w:marLeft w:val="0"/>
              <w:marRight w:val="0"/>
              <w:marTop w:val="0"/>
              <w:marBottom w:val="0"/>
              <w:divBdr>
                <w:top w:val="none" w:sz="0" w:space="0" w:color="auto"/>
                <w:left w:val="none" w:sz="0" w:space="0" w:color="auto"/>
                <w:bottom w:val="none" w:sz="0" w:space="0" w:color="auto"/>
                <w:right w:val="none" w:sz="0" w:space="0" w:color="auto"/>
              </w:divBdr>
            </w:div>
            <w:div w:id="1371540461">
              <w:marLeft w:val="0"/>
              <w:marRight w:val="0"/>
              <w:marTop w:val="0"/>
              <w:marBottom w:val="0"/>
              <w:divBdr>
                <w:top w:val="none" w:sz="0" w:space="0" w:color="auto"/>
                <w:left w:val="none" w:sz="0" w:space="0" w:color="auto"/>
                <w:bottom w:val="none" w:sz="0" w:space="0" w:color="auto"/>
                <w:right w:val="none" w:sz="0" w:space="0" w:color="auto"/>
              </w:divBdr>
            </w:div>
            <w:div w:id="93942052">
              <w:marLeft w:val="0"/>
              <w:marRight w:val="0"/>
              <w:marTop w:val="0"/>
              <w:marBottom w:val="0"/>
              <w:divBdr>
                <w:top w:val="none" w:sz="0" w:space="0" w:color="auto"/>
                <w:left w:val="none" w:sz="0" w:space="0" w:color="auto"/>
                <w:bottom w:val="none" w:sz="0" w:space="0" w:color="auto"/>
                <w:right w:val="none" w:sz="0" w:space="0" w:color="auto"/>
              </w:divBdr>
            </w:div>
            <w:div w:id="661549702">
              <w:marLeft w:val="0"/>
              <w:marRight w:val="0"/>
              <w:marTop w:val="0"/>
              <w:marBottom w:val="0"/>
              <w:divBdr>
                <w:top w:val="none" w:sz="0" w:space="0" w:color="auto"/>
                <w:left w:val="none" w:sz="0" w:space="0" w:color="auto"/>
                <w:bottom w:val="none" w:sz="0" w:space="0" w:color="auto"/>
                <w:right w:val="none" w:sz="0" w:space="0" w:color="auto"/>
              </w:divBdr>
            </w:div>
            <w:div w:id="627392535">
              <w:marLeft w:val="0"/>
              <w:marRight w:val="0"/>
              <w:marTop w:val="0"/>
              <w:marBottom w:val="0"/>
              <w:divBdr>
                <w:top w:val="none" w:sz="0" w:space="0" w:color="auto"/>
                <w:left w:val="none" w:sz="0" w:space="0" w:color="auto"/>
                <w:bottom w:val="none" w:sz="0" w:space="0" w:color="auto"/>
                <w:right w:val="none" w:sz="0" w:space="0" w:color="auto"/>
              </w:divBdr>
            </w:div>
            <w:div w:id="1386103233">
              <w:marLeft w:val="0"/>
              <w:marRight w:val="0"/>
              <w:marTop w:val="0"/>
              <w:marBottom w:val="0"/>
              <w:divBdr>
                <w:top w:val="none" w:sz="0" w:space="0" w:color="auto"/>
                <w:left w:val="none" w:sz="0" w:space="0" w:color="auto"/>
                <w:bottom w:val="none" w:sz="0" w:space="0" w:color="auto"/>
                <w:right w:val="none" w:sz="0" w:space="0" w:color="auto"/>
              </w:divBdr>
            </w:div>
            <w:div w:id="369837702">
              <w:marLeft w:val="0"/>
              <w:marRight w:val="0"/>
              <w:marTop w:val="0"/>
              <w:marBottom w:val="0"/>
              <w:divBdr>
                <w:top w:val="none" w:sz="0" w:space="0" w:color="auto"/>
                <w:left w:val="none" w:sz="0" w:space="0" w:color="auto"/>
                <w:bottom w:val="none" w:sz="0" w:space="0" w:color="auto"/>
                <w:right w:val="none" w:sz="0" w:space="0" w:color="auto"/>
              </w:divBdr>
            </w:div>
            <w:div w:id="578977134">
              <w:marLeft w:val="0"/>
              <w:marRight w:val="0"/>
              <w:marTop w:val="0"/>
              <w:marBottom w:val="0"/>
              <w:divBdr>
                <w:top w:val="none" w:sz="0" w:space="0" w:color="auto"/>
                <w:left w:val="none" w:sz="0" w:space="0" w:color="auto"/>
                <w:bottom w:val="none" w:sz="0" w:space="0" w:color="auto"/>
                <w:right w:val="none" w:sz="0" w:space="0" w:color="auto"/>
              </w:divBdr>
            </w:div>
            <w:div w:id="163521983">
              <w:marLeft w:val="0"/>
              <w:marRight w:val="0"/>
              <w:marTop w:val="0"/>
              <w:marBottom w:val="0"/>
              <w:divBdr>
                <w:top w:val="none" w:sz="0" w:space="0" w:color="auto"/>
                <w:left w:val="none" w:sz="0" w:space="0" w:color="auto"/>
                <w:bottom w:val="none" w:sz="0" w:space="0" w:color="auto"/>
                <w:right w:val="none" w:sz="0" w:space="0" w:color="auto"/>
              </w:divBdr>
            </w:div>
            <w:div w:id="461073334">
              <w:marLeft w:val="0"/>
              <w:marRight w:val="0"/>
              <w:marTop w:val="0"/>
              <w:marBottom w:val="0"/>
              <w:divBdr>
                <w:top w:val="none" w:sz="0" w:space="0" w:color="auto"/>
                <w:left w:val="none" w:sz="0" w:space="0" w:color="auto"/>
                <w:bottom w:val="none" w:sz="0" w:space="0" w:color="auto"/>
                <w:right w:val="none" w:sz="0" w:space="0" w:color="auto"/>
              </w:divBdr>
            </w:div>
            <w:div w:id="1124738408">
              <w:marLeft w:val="0"/>
              <w:marRight w:val="0"/>
              <w:marTop w:val="0"/>
              <w:marBottom w:val="0"/>
              <w:divBdr>
                <w:top w:val="none" w:sz="0" w:space="0" w:color="auto"/>
                <w:left w:val="none" w:sz="0" w:space="0" w:color="auto"/>
                <w:bottom w:val="none" w:sz="0" w:space="0" w:color="auto"/>
                <w:right w:val="none" w:sz="0" w:space="0" w:color="auto"/>
              </w:divBdr>
            </w:div>
            <w:div w:id="602498938">
              <w:marLeft w:val="0"/>
              <w:marRight w:val="0"/>
              <w:marTop w:val="0"/>
              <w:marBottom w:val="0"/>
              <w:divBdr>
                <w:top w:val="none" w:sz="0" w:space="0" w:color="auto"/>
                <w:left w:val="none" w:sz="0" w:space="0" w:color="auto"/>
                <w:bottom w:val="none" w:sz="0" w:space="0" w:color="auto"/>
                <w:right w:val="none" w:sz="0" w:space="0" w:color="auto"/>
              </w:divBdr>
            </w:div>
            <w:div w:id="1690335265">
              <w:marLeft w:val="0"/>
              <w:marRight w:val="0"/>
              <w:marTop w:val="0"/>
              <w:marBottom w:val="0"/>
              <w:divBdr>
                <w:top w:val="none" w:sz="0" w:space="0" w:color="auto"/>
                <w:left w:val="none" w:sz="0" w:space="0" w:color="auto"/>
                <w:bottom w:val="none" w:sz="0" w:space="0" w:color="auto"/>
                <w:right w:val="none" w:sz="0" w:space="0" w:color="auto"/>
              </w:divBdr>
            </w:div>
            <w:div w:id="770396204">
              <w:marLeft w:val="0"/>
              <w:marRight w:val="0"/>
              <w:marTop w:val="0"/>
              <w:marBottom w:val="0"/>
              <w:divBdr>
                <w:top w:val="none" w:sz="0" w:space="0" w:color="auto"/>
                <w:left w:val="none" w:sz="0" w:space="0" w:color="auto"/>
                <w:bottom w:val="none" w:sz="0" w:space="0" w:color="auto"/>
                <w:right w:val="none" w:sz="0" w:space="0" w:color="auto"/>
              </w:divBdr>
            </w:div>
            <w:div w:id="1380517379">
              <w:marLeft w:val="0"/>
              <w:marRight w:val="0"/>
              <w:marTop w:val="0"/>
              <w:marBottom w:val="0"/>
              <w:divBdr>
                <w:top w:val="none" w:sz="0" w:space="0" w:color="auto"/>
                <w:left w:val="none" w:sz="0" w:space="0" w:color="auto"/>
                <w:bottom w:val="none" w:sz="0" w:space="0" w:color="auto"/>
                <w:right w:val="none" w:sz="0" w:space="0" w:color="auto"/>
              </w:divBdr>
            </w:div>
            <w:div w:id="540945883">
              <w:marLeft w:val="0"/>
              <w:marRight w:val="0"/>
              <w:marTop w:val="0"/>
              <w:marBottom w:val="0"/>
              <w:divBdr>
                <w:top w:val="none" w:sz="0" w:space="0" w:color="auto"/>
                <w:left w:val="none" w:sz="0" w:space="0" w:color="auto"/>
                <w:bottom w:val="none" w:sz="0" w:space="0" w:color="auto"/>
                <w:right w:val="none" w:sz="0" w:space="0" w:color="auto"/>
              </w:divBdr>
            </w:div>
            <w:div w:id="996760965">
              <w:marLeft w:val="0"/>
              <w:marRight w:val="0"/>
              <w:marTop w:val="0"/>
              <w:marBottom w:val="0"/>
              <w:divBdr>
                <w:top w:val="none" w:sz="0" w:space="0" w:color="auto"/>
                <w:left w:val="none" w:sz="0" w:space="0" w:color="auto"/>
                <w:bottom w:val="none" w:sz="0" w:space="0" w:color="auto"/>
                <w:right w:val="none" w:sz="0" w:space="0" w:color="auto"/>
              </w:divBdr>
            </w:div>
            <w:div w:id="1228878270">
              <w:marLeft w:val="0"/>
              <w:marRight w:val="0"/>
              <w:marTop w:val="0"/>
              <w:marBottom w:val="0"/>
              <w:divBdr>
                <w:top w:val="none" w:sz="0" w:space="0" w:color="auto"/>
                <w:left w:val="none" w:sz="0" w:space="0" w:color="auto"/>
                <w:bottom w:val="none" w:sz="0" w:space="0" w:color="auto"/>
                <w:right w:val="none" w:sz="0" w:space="0" w:color="auto"/>
              </w:divBdr>
            </w:div>
            <w:div w:id="1442644205">
              <w:marLeft w:val="0"/>
              <w:marRight w:val="0"/>
              <w:marTop w:val="0"/>
              <w:marBottom w:val="0"/>
              <w:divBdr>
                <w:top w:val="none" w:sz="0" w:space="0" w:color="auto"/>
                <w:left w:val="none" w:sz="0" w:space="0" w:color="auto"/>
                <w:bottom w:val="none" w:sz="0" w:space="0" w:color="auto"/>
                <w:right w:val="none" w:sz="0" w:space="0" w:color="auto"/>
              </w:divBdr>
            </w:div>
            <w:div w:id="457839555">
              <w:marLeft w:val="0"/>
              <w:marRight w:val="0"/>
              <w:marTop w:val="0"/>
              <w:marBottom w:val="0"/>
              <w:divBdr>
                <w:top w:val="none" w:sz="0" w:space="0" w:color="auto"/>
                <w:left w:val="none" w:sz="0" w:space="0" w:color="auto"/>
                <w:bottom w:val="none" w:sz="0" w:space="0" w:color="auto"/>
                <w:right w:val="none" w:sz="0" w:space="0" w:color="auto"/>
              </w:divBdr>
            </w:div>
            <w:div w:id="939214357">
              <w:marLeft w:val="0"/>
              <w:marRight w:val="0"/>
              <w:marTop w:val="0"/>
              <w:marBottom w:val="0"/>
              <w:divBdr>
                <w:top w:val="none" w:sz="0" w:space="0" w:color="auto"/>
                <w:left w:val="none" w:sz="0" w:space="0" w:color="auto"/>
                <w:bottom w:val="none" w:sz="0" w:space="0" w:color="auto"/>
                <w:right w:val="none" w:sz="0" w:space="0" w:color="auto"/>
              </w:divBdr>
            </w:div>
            <w:div w:id="505746887">
              <w:marLeft w:val="0"/>
              <w:marRight w:val="0"/>
              <w:marTop w:val="0"/>
              <w:marBottom w:val="0"/>
              <w:divBdr>
                <w:top w:val="none" w:sz="0" w:space="0" w:color="auto"/>
                <w:left w:val="none" w:sz="0" w:space="0" w:color="auto"/>
                <w:bottom w:val="none" w:sz="0" w:space="0" w:color="auto"/>
                <w:right w:val="none" w:sz="0" w:space="0" w:color="auto"/>
              </w:divBdr>
            </w:div>
            <w:div w:id="213781662">
              <w:marLeft w:val="0"/>
              <w:marRight w:val="0"/>
              <w:marTop w:val="0"/>
              <w:marBottom w:val="0"/>
              <w:divBdr>
                <w:top w:val="none" w:sz="0" w:space="0" w:color="auto"/>
                <w:left w:val="none" w:sz="0" w:space="0" w:color="auto"/>
                <w:bottom w:val="none" w:sz="0" w:space="0" w:color="auto"/>
                <w:right w:val="none" w:sz="0" w:space="0" w:color="auto"/>
              </w:divBdr>
            </w:div>
            <w:div w:id="200823348">
              <w:marLeft w:val="0"/>
              <w:marRight w:val="0"/>
              <w:marTop w:val="0"/>
              <w:marBottom w:val="0"/>
              <w:divBdr>
                <w:top w:val="none" w:sz="0" w:space="0" w:color="auto"/>
                <w:left w:val="none" w:sz="0" w:space="0" w:color="auto"/>
                <w:bottom w:val="none" w:sz="0" w:space="0" w:color="auto"/>
                <w:right w:val="none" w:sz="0" w:space="0" w:color="auto"/>
              </w:divBdr>
            </w:div>
            <w:div w:id="751513295">
              <w:marLeft w:val="0"/>
              <w:marRight w:val="0"/>
              <w:marTop w:val="0"/>
              <w:marBottom w:val="0"/>
              <w:divBdr>
                <w:top w:val="none" w:sz="0" w:space="0" w:color="auto"/>
                <w:left w:val="none" w:sz="0" w:space="0" w:color="auto"/>
                <w:bottom w:val="none" w:sz="0" w:space="0" w:color="auto"/>
                <w:right w:val="none" w:sz="0" w:space="0" w:color="auto"/>
              </w:divBdr>
            </w:div>
            <w:div w:id="1228153101">
              <w:marLeft w:val="0"/>
              <w:marRight w:val="0"/>
              <w:marTop w:val="0"/>
              <w:marBottom w:val="0"/>
              <w:divBdr>
                <w:top w:val="none" w:sz="0" w:space="0" w:color="auto"/>
                <w:left w:val="none" w:sz="0" w:space="0" w:color="auto"/>
                <w:bottom w:val="none" w:sz="0" w:space="0" w:color="auto"/>
                <w:right w:val="none" w:sz="0" w:space="0" w:color="auto"/>
              </w:divBdr>
            </w:div>
            <w:div w:id="2088649488">
              <w:marLeft w:val="0"/>
              <w:marRight w:val="0"/>
              <w:marTop w:val="0"/>
              <w:marBottom w:val="0"/>
              <w:divBdr>
                <w:top w:val="none" w:sz="0" w:space="0" w:color="auto"/>
                <w:left w:val="none" w:sz="0" w:space="0" w:color="auto"/>
                <w:bottom w:val="none" w:sz="0" w:space="0" w:color="auto"/>
                <w:right w:val="none" w:sz="0" w:space="0" w:color="auto"/>
              </w:divBdr>
            </w:div>
            <w:div w:id="1220897847">
              <w:marLeft w:val="0"/>
              <w:marRight w:val="0"/>
              <w:marTop w:val="0"/>
              <w:marBottom w:val="0"/>
              <w:divBdr>
                <w:top w:val="none" w:sz="0" w:space="0" w:color="auto"/>
                <w:left w:val="none" w:sz="0" w:space="0" w:color="auto"/>
                <w:bottom w:val="none" w:sz="0" w:space="0" w:color="auto"/>
                <w:right w:val="none" w:sz="0" w:space="0" w:color="auto"/>
              </w:divBdr>
            </w:div>
            <w:div w:id="518353121">
              <w:marLeft w:val="0"/>
              <w:marRight w:val="0"/>
              <w:marTop w:val="0"/>
              <w:marBottom w:val="0"/>
              <w:divBdr>
                <w:top w:val="none" w:sz="0" w:space="0" w:color="auto"/>
                <w:left w:val="none" w:sz="0" w:space="0" w:color="auto"/>
                <w:bottom w:val="none" w:sz="0" w:space="0" w:color="auto"/>
                <w:right w:val="none" w:sz="0" w:space="0" w:color="auto"/>
              </w:divBdr>
            </w:div>
            <w:div w:id="591621254">
              <w:marLeft w:val="0"/>
              <w:marRight w:val="0"/>
              <w:marTop w:val="0"/>
              <w:marBottom w:val="0"/>
              <w:divBdr>
                <w:top w:val="none" w:sz="0" w:space="0" w:color="auto"/>
                <w:left w:val="none" w:sz="0" w:space="0" w:color="auto"/>
                <w:bottom w:val="none" w:sz="0" w:space="0" w:color="auto"/>
                <w:right w:val="none" w:sz="0" w:space="0" w:color="auto"/>
              </w:divBdr>
            </w:div>
            <w:div w:id="22246136">
              <w:marLeft w:val="0"/>
              <w:marRight w:val="0"/>
              <w:marTop w:val="0"/>
              <w:marBottom w:val="0"/>
              <w:divBdr>
                <w:top w:val="none" w:sz="0" w:space="0" w:color="auto"/>
                <w:left w:val="none" w:sz="0" w:space="0" w:color="auto"/>
                <w:bottom w:val="none" w:sz="0" w:space="0" w:color="auto"/>
                <w:right w:val="none" w:sz="0" w:space="0" w:color="auto"/>
              </w:divBdr>
            </w:div>
            <w:div w:id="1081760902">
              <w:marLeft w:val="0"/>
              <w:marRight w:val="0"/>
              <w:marTop w:val="0"/>
              <w:marBottom w:val="0"/>
              <w:divBdr>
                <w:top w:val="none" w:sz="0" w:space="0" w:color="auto"/>
                <w:left w:val="none" w:sz="0" w:space="0" w:color="auto"/>
                <w:bottom w:val="none" w:sz="0" w:space="0" w:color="auto"/>
                <w:right w:val="none" w:sz="0" w:space="0" w:color="auto"/>
              </w:divBdr>
            </w:div>
            <w:div w:id="446196813">
              <w:marLeft w:val="0"/>
              <w:marRight w:val="0"/>
              <w:marTop w:val="0"/>
              <w:marBottom w:val="0"/>
              <w:divBdr>
                <w:top w:val="none" w:sz="0" w:space="0" w:color="auto"/>
                <w:left w:val="none" w:sz="0" w:space="0" w:color="auto"/>
                <w:bottom w:val="none" w:sz="0" w:space="0" w:color="auto"/>
                <w:right w:val="none" w:sz="0" w:space="0" w:color="auto"/>
              </w:divBdr>
            </w:div>
            <w:div w:id="1898856222">
              <w:marLeft w:val="0"/>
              <w:marRight w:val="0"/>
              <w:marTop w:val="0"/>
              <w:marBottom w:val="0"/>
              <w:divBdr>
                <w:top w:val="none" w:sz="0" w:space="0" w:color="auto"/>
                <w:left w:val="none" w:sz="0" w:space="0" w:color="auto"/>
                <w:bottom w:val="none" w:sz="0" w:space="0" w:color="auto"/>
                <w:right w:val="none" w:sz="0" w:space="0" w:color="auto"/>
              </w:divBdr>
            </w:div>
            <w:div w:id="2099904792">
              <w:marLeft w:val="0"/>
              <w:marRight w:val="0"/>
              <w:marTop w:val="0"/>
              <w:marBottom w:val="0"/>
              <w:divBdr>
                <w:top w:val="none" w:sz="0" w:space="0" w:color="auto"/>
                <w:left w:val="none" w:sz="0" w:space="0" w:color="auto"/>
                <w:bottom w:val="none" w:sz="0" w:space="0" w:color="auto"/>
                <w:right w:val="none" w:sz="0" w:space="0" w:color="auto"/>
              </w:divBdr>
            </w:div>
            <w:div w:id="2070494074">
              <w:marLeft w:val="0"/>
              <w:marRight w:val="0"/>
              <w:marTop w:val="0"/>
              <w:marBottom w:val="0"/>
              <w:divBdr>
                <w:top w:val="none" w:sz="0" w:space="0" w:color="auto"/>
                <w:left w:val="none" w:sz="0" w:space="0" w:color="auto"/>
                <w:bottom w:val="none" w:sz="0" w:space="0" w:color="auto"/>
                <w:right w:val="none" w:sz="0" w:space="0" w:color="auto"/>
              </w:divBdr>
            </w:div>
            <w:div w:id="1676689298">
              <w:marLeft w:val="0"/>
              <w:marRight w:val="0"/>
              <w:marTop w:val="0"/>
              <w:marBottom w:val="0"/>
              <w:divBdr>
                <w:top w:val="none" w:sz="0" w:space="0" w:color="auto"/>
                <w:left w:val="none" w:sz="0" w:space="0" w:color="auto"/>
                <w:bottom w:val="none" w:sz="0" w:space="0" w:color="auto"/>
                <w:right w:val="none" w:sz="0" w:space="0" w:color="auto"/>
              </w:divBdr>
            </w:div>
            <w:div w:id="1831754576">
              <w:marLeft w:val="0"/>
              <w:marRight w:val="0"/>
              <w:marTop w:val="0"/>
              <w:marBottom w:val="0"/>
              <w:divBdr>
                <w:top w:val="none" w:sz="0" w:space="0" w:color="auto"/>
                <w:left w:val="none" w:sz="0" w:space="0" w:color="auto"/>
                <w:bottom w:val="none" w:sz="0" w:space="0" w:color="auto"/>
                <w:right w:val="none" w:sz="0" w:space="0" w:color="auto"/>
              </w:divBdr>
            </w:div>
            <w:div w:id="1108965931">
              <w:marLeft w:val="0"/>
              <w:marRight w:val="0"/>
              <w:marTop w:val="0"/>
              <w:marBottom w:val="0"/>
              <w:divBdr>
                <w:top w:val="none" w:sz="0" w:space="0" w:color="auto"/>
                <w:left w:val="none" w:sz="0" w:space="0" w:color="auto"/>
                <w:bottom w:val="none" w:sz="0" w:space="0" w:color="auto"/>
                <w:right w:val="none" w:sz="0" w:space="0" w:color="auto"/>
              </w:divBdr>
            </w:div>
            <w:div w:id="1733696608">
              <w:marLeft w:val="0"/>
              <w:marRight w:val="0"/>
              <w:marTop w:val="0"/>
              <w:marBottom w:val="0"/>
              <w:divBdr>
                <w:top w:val="none" w:sz="0" w:space="0" w:color="auto"/>
                <w:left w:val="none" w:sz="0" w:space="0" w:color="auto"/>
                <w:bottom w:val="none" w:sz="0" w:space="0" w:color="auto"/>
                <w:right w:val="none" w:sz="0" w:space="0" w:color="auto"/>
              </w:divBdr>
            </w:div>
            <w:div w:id="257641634">
              <w:marLeft w:val="0"/>
              <w:marRight w:val="0"/>
              <w:marTop w:val="0"/>
              <w:marBottom w:val="0"/>
              <w:divBdr>
                <w:top w:val="none" w:sz="0" w:space="0" w:color="auto"/>
                <w:left w:val="none" w:sz="0" w:space="0" w:color="auto"/>
                <w:bottom w:val="none" w:sz="0" w:space="0" w:color="auto"/>
                <w:right w:val="none" w:sz="0" w:space="0" w:color="auto"/>
              </w:divBdr>
            </w:div>
            <w:div w:id="2092701820">
              <w:marLeft w:val="0"/>
              <w:marRight w:val="0"/>
              <w:marTop w:val="0"/>
              <w:marBottom w:val="0"/>
              <w:divBdr>
                <w:top w:val="none" w:sz="0" w:space="0" w:color="auto"/>
                <w:left w:val="none" w:sz="0" w:space="0" w:color="auto"/>
                <w:bottom w:val="none" w:sz="0" w:space="0" w:color="auto"/>
                <w:right w:val="none" w:sz="0" w:space="0" w:color="auto"/>
              </w:divBdr>
            </w:div>
            <w:div w:id="1553344388">
              <w:marLeft w:val="0"/>
              <w:marRight w:val="0"/>
              <w:marTop w:val="0"/>
              <w:marBottom w:val="0"/>
              <w:divBdr>
                <w:top w:val="none" w:sz="0" w:space="0" w:color="auto"/>
                <w:left w:val="none" w:sz="0" w:space="0" w:color="auto"/>
                <w:bottom w:val="none" w:sz="0" w:space="0" w:color="auto"/>
                <w:right w:val="none" w:sz="0" w:space="0" w:color="auto"/>
              </w:divBdr>
            </w:div>
            <w:div w:id="339621207">
              <w:marLeft w:val="0"/>
              <w:marRight w:val="0"/>
              <w:marTop w:val="0"/>
              <w:marBottom w:val="0"/>
              <w:divBdr>
                <w:top w:val="none" w:sz="0" w:space="0" w:color="auto"/>
                <w:left w:val="none" w:sz="0" w:space="0" w:color="auto"/>
                <w:bottom w:val="none" w:sz="0" w:space="0" w:color="auto"/>
                <w:right w:val="none" w:sz="0" w:space="0" w:color="auto"/>
              </w:divBdr>
            </w:div>
            <w:div w:id="1814180473">
              <w:marLeft w:val="0"/>
              <w:marRight w:val="0"/>
              <w:marTop w:val="0"/>
              <w:marBottom w:val="0"/>
              <w:divBdr>
                <w:top w:val="none" w:sz="0" w:space="0" w:color="auto"/>
                <w:left w:val="none" w:sz="0" w:space="0" w:color="auto"/>
                <w:bottom w:val="none" w:sz="0" w:space="0" w:color="auto"/>
                <w:right w:val="none" w:sz="0" w:space="0" w:color="auto"/>
              </w:divBdr>
            </w:div>
            <w:div w:id="1821530761">
              <w:marLeft w:val="0"/>
              <w:marRight w:val="0"/>
              <w:marTop w:val="0"/>
              <w:marBottom w:val="0"/>
              <w:divBdr>
                <w:top w:val="none" w:sz="0" w:space="0" w:color="auto"/>
                <w:left w:val="none" w:sz="0" w:space="0" w:color="auto"/>
                <w:bottom w:val="none" w:sz="0" w:space="0" w:color="auto"/>
                <w:right w:val="none" w:sz="0" w:space="0" w:color="auto"/>
              </w:divBdr>
            </w:div>
            <w:div w:id="15812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8597">
      <w:bodyDiv w:val="1"/>
      <w:marLeft w:val="0"/>
      <w:marRight w:val="0"/>
      <w:marTop w:val="0"/>
      <w:marBottom w:val="0"/>
      <w:divBdr>
        <w:top w:val="none" w:sz="0" w:space="0" w:color="auto"/>
        <w:left w:val="none" w:sz="0" w:space="0" w:color="auto"/>
        <w:bottom w:val="none" w:sz="0" w:space="0" w:color="auto"/>
        <w:right w:val="none" w:sz="0" w:space="0" w:color="auto"/>
      </w:divBdr>
    </w:div>
    <w:div w:id="1495684870">
      <w:bodyDiv w:val="1"/>
      <w:marLeft w:val="0"/>
      <w:marRight w:val="0"/>
      <w:marTop w:val="0"/>
      <w:marBottom w:val="0"/>
      <w:divBdr>
        <w:top w:val="none" w:sz="0" w:space="0" w:color="auto"/>
        <w:left w:val="none" w:sz="0" w:space="0" w:color="auto"/>
        <w:bottom w:val="none" w:sz="0" w:space="0" w:color="auto"/>
        <w:right w:val="none" w:sz="0" w:space="0" w:color="auto"/>
      </w:divBdr>
      <w:divsChild>
        <w:div w:id="901867873">
          <w:marLeft w:val="0"/>
          <w:marRight w:val="0"/>
          <w:marTop w:val="0"/>
          <w:marBottom w:val="0"/>
          <w:divBdr>
            <w:top w:val="none" w:sz="0" w:space="0" w:color="auto"/>
            <w:left w:val="none" w:sz="0" w:space="0" w:color="auto"/>
            <w:bottom w:val="none" w:sz="0" w:space="0" w:color="auto"/>
            <w:right w:val="none" w:sz="0" w:space="0" w:color="auto"/>
          </w:divBdr>
          <w:divsChild>
            <w:div w:id="20468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5038">
      <w:bodyDiv w:val="1"/>
      <w:marLeft w:val="0"/>
      <w:marRight w:val="0"/>
      <w:marTop w:val="0"/>
      <w:marBottom w:val="0"/>
      <w:divBdr>
        <w:top w:val="none" w:sz="0" w:space="0" w:color="auto"/>
        <w:left w:val="none" w:sz="0" w:space="0" w:color="auto"/>
        <w:bottom w:val="none" w:sz="0" w:space="0" w:color="auto"/>
        <w:right w:val="none" w:sz="0" w:space="0" w:color="auto"/>
      </w:divBdr>
    </w:div>
    <w:div w:id="1580820674">
      <w:bodyDiv w:val="1"/>
      <w:marLeft w:val="0"/>
      <w:marRight w:val="0"/>
      <w:marTop w:val="0"/>
      <w:marBottom w:val="0"/>
      <w:divBdr>
        <w:top w:val="none" w:sz="0" w:space="0" w:color="auto"/>
        <w:left w:val="none" w:sz="0" w:space="0" w:color="auto"/>
        <w:bottom w:val="none" w:sz="0" w:space="0" w:color="auto"/>
        <w:right w:val="none" w:sz="0" w:space="0" w:color="auto"/>
      </w:divBdr>
      <w:divsChild>
        <w:div w:id="1574848459">
          <w:marLeft w:val="0"/>
          <w:marRight w:val="0"/>
          <w:marTop w:val="0"/>
          <w:marBottom w:val="0"/>
          <w:divBdr>
            <w:top w:val="none" w:sz="0" w:space="0" w:color="auto"/>
            <w:left w:val="none" w:sz="0" w:space="0" w:color="auto"/>
            <w:bottom w:val="none" w:sz="0" w:space="0" w:color="auto"/>
            <w:right w:val="none" w:sz="0" w:space="0" w:color="auto"/>
          </w:divBdr>
          <w:divsChild>
            <w:div w:id="111746924">
              <w:marLeft w:val="0"/>
              <w:marRight w:val="0"/>
              <w:marTop w:val="0"/>
              <w:marBottom w:val="0"/>
              <w:divBdr>
                <w:top w:val="none" w:sz="0" w:space="0" w:color="auto"/>
                <w:left w:val="none" w:sz="0" w:space="0" w:color="auto"/>
                <w:bottom w:val="none" w:sz="0" w:space="0" w:color="auto"/>
                <w:right w:val="none" w:sz="0" w:space="0" w:color="auto"/>
              </w:divBdr>
            </w:div>
            <w:div w:id="40525472">
              <w:marLeft w:val="0"/>
              <w:marRight w:val="0"/>
              <w:marTop w:val="0"/>
              <w:marBottom w:val="0"/>
              <w:divBdr>
                <w:top w:val="none" w:sz="0" w:space="0" w:color="auto"/>
                <w:left w:val="none" w:sz="0" w:space="0" w:color="auto"/>
                <w:bottom w:val="none" w:sz="0" w:space="0" w:color="auto"/>
                <w:right w:val="none" w:sz="0" w:space="0" w:color="auto"/>
              </w:divBdr>
            </w:div>
            <w:div w:id="1346858958">
              <w:marLeft w:val="0"/>
              <w:marRight w:val="0"/>
              <w:marTop w:val="0"/>
              <w:marBottom w:val="0"/>
              <w:divBdr>
                <w:top w:val="none" w:sz="0" w:space="0" w:color="auto"/>
                <w:left w:val="none" w:sz="0" w:space="0" w:color="auto"/>
                <w:bottom w:val="none" w:sz="0" w:space="0" w:color="auto"/>
                <w:right w:val="none" w:sz="0" w:space="0" w:color="auto"/>
              </w:divBdr>
            </w:div>
            <w:div w:id="1542862550">
              <w:marLeft w:val="0"/>
              <w:marRight w:val="0"/>
              <w:marTop w:val="0"/>
              <w:marBottom w:val="0"/>
              <w:divBdr>
                <w:top w:val="none" w:sz="0" w:space="0" w:color="auto"/>
                <w:left w:val="none" w:sz="0" w:space="0" w:color="auto"/>
                <w:bottom w:val="none" w:sz="0" w:space="0" w:color="auto"/>
                <w:right w:val="none" w:sz="0" w:space="0" w:color="auto"/>
              </w:divBdr>
            </w:div>
            <w:div w:id="1086538288">
              <w:marLeft w:val="0"/>
              <w:marRight w:val="0"/>
              <w:marTop w:val="0"/>
              <w:marBottom w:val="0"/>
              <w:divBdr>
                <w:top w:val="none" w:sz="0" w:space="0" w:color="auto"/>
                <w:left w:val="none" w:sz="0" w:space="0" w:color="auto"/>
                <w:bottom w:val="none" w:sz="0" w:space="0" w:color="auto"/>
                <w:right w:val="none" w:sz="0" w:space="0" w:color="auto"/>
              </w:divBdr>
            </w:div>
            <w:div w:id="1511331957">
              <w:marLeft w:val="0"/>
              <w:marRight w:val="0"/>
              <w:marTop w:val="0"/>
              <w:marBottom w:val="0"/>
              <w:divBdr>
                <w:top w:val="none" w:sz="0" w:space="0" w:color="auto"/>
                <w:left w:val="none" w:sz="0" w:space="0" w:color="auto"/>
                <w:bottom w:val="none" w:sz="0" w:space="0" w:color="auto"/>
                <w:right w:val="none" w:sz="0" w:space="0" w:color="auto"/>
              </w:divBdr>
            </w:div>
            <w:div w:id="1340162243">
              <w:marLeft w:val="0"/>
              <w:marRight w:val="0"/>
              <w:marTop w:val="0"/>
              <w:marBottom w:val="0"/>
              <w:divBdr>
                <w:top w:val="none" w:sz="0" w:space="0" w:color="auto"/>
                <w:left w:val="none" w:sz="0" w:space="0" w:color="auto"/>
                <w:bottom w:val="none" w:sz="0" w:space="0" w:color="auto"/>
                <w:right w:val="none" w:sz="0" w:space="0" w:color="auto"/>
              </w:divBdr>
            </w:div>
            <w:div w:id="388186826">
              <w:marLeft w:val="0"/>
              <w:marRight w:val="0"/>
              <w:marTop w:val="0"/>
              <w:marBottom w:val="0"/>
              <w:divBdr>
                <w:top w:val="none" w:sz="0" w:space="0" w:color="auto"/>
                <w:left w:val="none" w:sz="0" w:space="0" w:color="auto"/>
                <w:bottom w:val="none" w:sz="0" w:space="0" w:color="auto"/>
                <w:right w:val="none" w:sz="0" w:space="0" w:color="auto"/>
              </w:divBdr>
            </w:div>
            <w:div w:id="1230728113">
              <w:marLeft w:val="0"/>
              <w:marRight w:val="0"/>
              <w:marTop w:val="0"/>
              <w:marBottom w:val="0"/>
              <w:divBdr>
                <w:top w:val="none" w:sz="0" w:space="0" w:color="auto"/>
                <w:left w:val="none" w:sz="0" w:space="0" w:color="auto"/>
                <w:bottom w:val="none" w:sz="0" w:space="0" w:color="auto"/>
                <w:right w:val="none" w:sz="0" w:space="0" w:color="auto"/>
              </w:divBdr>
            </w:div>
            <w:div w:id="304235771">
              <w:marLeft w:val="0"/>
              <w:marRight w:val="0"/>
              <w:marTop w:val="0"/>
              <w:marBottom w:val="0"/>
              <w:divBdr>
                <w:top w:val="none" w:sz="0" w:space="0" w:color="auto"/>
                <w:left w:val="none" w:sz="0" w:space="0" w:color="auto"/>
                <w:bottom w:val="none" w:sz="0" w:space="0" w:color="auto"/>
                <w:right w:val="none" w:sz="0" w:space="0" w:color="auto"/>
              </w:divBdr>
            </w:div>
            <w:div w:id="1761943443">
              <w:marLeft w:val="0"/>
              <w:marRight w:val="0"/>
              <w:marTop w:val="0"/>
              <w:marBottom w:val="0"/>
              <w:divBdr>
                <w:top w:val="none" w:sz="0" w:space="0" w:color="auto"/>
                <w:left w:val="none" w:sz="0" w:space="0" w:color="auto"/>
                <w:bottom w:val="none" w:sz="0" w:space="0" w:color="auto"/>
                <w:right w:val="none" w:sz="0" w:space="0" w:color="auto"/>
              </w:divBdr>
            </w:div>
            <w:div w:id="1576894367">
              <w:marLeft w:val="0"/>
              <w:marRight w:val="0"/>
              <w:marTop w:val="0"/>
              <w:marBottom w:val="0"/>
              <w:divBdr>
                <w:top w:val="none" w:sz="0" w:space="0" w:color="auto"/>
                <w:left w:val="none" w:sz="0" w:space="0" w:color="auto"/>
                <w:bottom w:val="none" w:sz="0" w:space="0" w:color="auto"/>
                <w:right w:val="none" w:sz="0" w:space="0" w:color="auto"/>
              </w:divBdr>
            </w:div>
            <w:div w:id="704643417">
              <w:marLeft w:val="0"/>
              <w:marRight w:val="0"/>
              <w:marTop w:val="0"/>
              <w:marBottom w:val="0"/>
              <w:divBdr>
                <w:top w:val="none" w:sz="0" w:space="0" w:color="auto"/>
                <w:left w:val="none" w:sz="0" w:space="0" w:color="auto"/>
                <w:bottom w:val="none" w:sz="0" w:space="0" w:color="auto"/>
                <w:right w:val="none" w:sz="0" w:space="0" w:color="auto"/>
              </w:divBdr>
            </w:div>
            <w:div w:id="827550284">
              <w:marLeft w:val="0"/>
              <w:marRight w:val="0"/>
              <w:marTop w:val="0"/>
              <w:marBottom w:val="0"/>
              <w:divBdr>
                <w:top w:val="none" w:sz="0" w:space="0" w:color="auto"/>
                <w:left w:val="none" w:sz="0" w:space="0" w:color="auto"/>
                <w:bottom w:val="none" w:sz="0" w:space="0" w:color="auto"/>
                <w:right w:val="none" w:sz="0" w:space="0" w:color="auto"/>
              </w:divBdr>
            </w:div>
            <w:div w:id="399064478">
              <w:marLeft w:val="0"/>
              <w:marRight w:val="0"/>
              <w:marTop w:val="0"/>
              <w:marBottom w:val="0"/>
              <w:divBdr>
                <w:top w:val="none" w:sz="0" w:space="0" w:color="auto"/>
                <w:left w:val="none" w:sz="0" w:space="0" w:color="auto"/>
                <w:bottom w:val="none" w:sz="0" w:space="0" w:color="auto"/>
                <w:right w:val="none" w:sz="0" w:space="0" w:color="auto"/>
              </w:divBdr>
            </w:div>
            <w:div w:id="1957174399">
              <w:marLeft w:val="0"/>
              <w:marRight w:val="0"/>
              <w:marTop w:val="0"/>
              <w:marBottom w:val="0"/>
              <w:divBdr>
                <w:top w:val="none" w:sz="0" w:space="0" w:color="auto"/>
                <w:left w:val="none" w:sz="0" w:space="0" w:color="auto"/>
                <w:bottom w:val="none" w:sz="0" w:space="0" w:color="auto"/>
                <w:right w:val="none" w:sz="0" w:space="0" w:color="auto"/>
              </w:divBdr>
            </w:div>
            <w:div w:id="1420247736">
              <w:marLeft w:val="0"/>
              <w:marRight w:val="0"/>
              <w:marTop w:val="0"/>
              <w:marBottom w:val="0"/>
              <w:divBdr>
                <w:top w:val="none" w:sz="0" w:space="0" w:color="auto"/>
                <w:left w:val="none" w:sz="0" w:space="0" w:color="auto"/>
                <w:bottom w:val="none" w:sz="0" w:space="0" w:color="auto"/>
                <w:right w:val="none" w:sz="0" w:space="0" w:color="auto"/>
              </w:divBdr>
            </w:div>
            <w:div w:id="7598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8754">
      <w:bodyDiv w:val="1"/>
      <w:marLeft w:val="0"/>
      <w:marRight w:val="0"/>
      <w:marTop w:val="0"/>
      <w:marBottom w:val="0"/>
      <w:divBdr>
        <w:top w:val="none" w:sz="0" w:space="0" w:color="auto"/>
        <w:left w:val="none" w:sz="0" w:space="0" w:color="auto"/>
        <w:bottom w:val="none" w:sz="0" w:space="0" w:color="auto"/>
        <w:right w:val="none" w:sz="0" w:space="0" w:color="auto"/>
      </w:divBdr>
    </w:div>
    <w:div w:id="2067365788">
      <w:bodyDiv w:val="1"/>
      <w:marLeft w:val="0"/>
      <w:marRight w:val="0"/>
      <w:marTop w:val="0"/>
      <w:marBottom w:val="0"/>
      <w:divBdr>
        <w:top w:val="none" w:sz="0" w:space="0" w:color="auto"/>
        <w:left w:val="none" w:sz="0" w:space="0" w:color="auto"/>
        <w:bottom w:val="none" w:sz="0" w:space="0" w:color="auto"/>
        <w:right w:val="none" w:sz="0" w:space="0" w:color="auto"/>
      </w:divBdr>
      <w:divsChild>
        <w:div w:id="969558758">
          <w:marLeft w:val="0"/>
          <w:marRight w:val="0"/>
          <w:marTop w:val="0"/>
          <w:marBottom w:val="0"/>
          <w:divBdr>
            <w:top w:val="none" w:sz="0" w:space="0" w:color="auto"/>
            <w:left w:val="none" w:sz="0" w:space="0" w:color="auto"/>
            <w:bottom w:val="none" w:sz="0" w:space="0" w:color="auto"/>
            <w:right w:val="none" w:sz="0" w:space="0" w:color="auto"/>
          </w:divBdr>
          <w:divsChild>
            <w:div w:id="134379014">
              <w:marLeft w:val="0"/>
              <w:marRight w:val="0"/>
              <w:marTop w:val="0"/>
              <w:marBottom w:val="0"/>
              <w:divBdr>
                <w:top w:val="none" w:sz="0" w:space="0" w:color="auto"/>
                <w:left w:val="none" w:sz="0" w:space="0" w:color="auto"/>
                <w:bottom w:val="none" w:sz="0" w:space="0" w:color="auto"/>
                <w:right w:val="none" w:sz="0" w:space="0" w:color="auto"/>
              </w:divBdr>
            </w:div>
            <w:div w:id="1631476049">
              <w:marLeft w:val="0"/>
              <w:marRight w:val="0"/>
              <w:marTop w:val="0"/>
              <w:marBottom w:val="0"/>
              <w:divBdr>
                <w:top w:val="none" w:sz="0" w:space="0" w:color="auto"/>
                <w:left w:val="none" w:sz="0" w:space="0" w:color="auto"/>
                <w:bottom w:val="none" w:sz="0" w:space="0" w:color="auto"/>
                <w:right w:val="none" w:sz="0" w:space="0" w:color="auto"/>
              </w:divBdr>
            </w:div>
            <w:div w:id="656685491">
              <w:marLeft w:val="0"/>
              <w:marRight w:val="0"/>
              <w:marTop w:val="0"/>
              <w:marBottom w:val="0"/>
              <w:divBdr>
                <w:top w:val="none" w:sz="0" w:space="0" w:color="auto"/>
                <w:left w:val="none" w:sz="0" w:space="0" w:color="auto"/>
                <w:bottom w:val="none" w:sz="0" w:space="0" w:color="auto"/>
                <w:right w:val="none" w:sz="0" w:space="0" w:color="auto"/>
              </w:divBdr>
            </w:div>
            <w:div w:id="377362000">
              <w:marLeft w:val="0"/>
              <w:marRight w:val="0"/>
              <w:marTop w:val="0"/>
              <w:marBottom w:val="0"/>
              <w:divBdr>
                <w:top w:val="none" w:sz="0" w:space="0" w:color="auto"/>
                <w:left w:val="none" w:sz="0" w:space="0" w:color="auto"/>
                <w:bottom w:val="none" w:sz="0" w:space="0" w:color="auto"/>
                <w:right w:val="none" w:sz="0" w:space="0" w:color="auto"/>
              </w:divBdr>
            </w:div>
            <w:div w:id="150950303">
              <w:marLeft w:val="0"/>
              <w:marRight w:val="0"/>
              <w:marTop w:val="0"/>
              <w:marBottom w:val="0"/>
              <w:divBdr>
                <w:top w:val="none" w:sz="0" w:space="0" w:color="auto"/>
                <w:left w:val="none" w:sz="0" w:space="0" w:color="auto"/>
                <w:bottom w:val="none" w:sz="0" w:space="0" w:color="auto"/>
                <w:right w:val="none" w:sz="0" w:space="0" w:color="auto"/>
              </w:divBdr>
            </w:div>
            <w:div w:id="1735540380">
              <w:marLeft w:val="0"/>
              <w:marRight w:val="0"/>
              <w:marTop w:val="0"/>
              <w:marBottom w:val="0"/>
              <w:divBdr>
                <w:top w:val="none" w:sz="0" w:space="0" w:color="auto"/>
                <w:left w:val="none" w:sz="0" w:space="0" w:color="auto"/>
                <w:bottom w:val="none" w:sz="0" w:space="0" w:color="auto"/>
                <w:right w:val="none" w:sz="0" w:space="0" w:color="auto"/>
              </w:divBdr>
            </w:div>
            <w:div w:id="1946378282">
              <w:marLeft w:val="0"/>
              <w:marRight w:val="0"/>
              <w:marTop w:val="0"/>
              <w:marBottom w:val="0"/>
              <w:divBdr>
                <w:top w:val="none" w:sz="0" w:space="0" w:color="auto"/>
                <w:left w:val="none" w:sz="0" w:space="0" w:color="auto"/>
                <w:bottom w:val="none" w:sz="0" w:space="0" w:color="auto"/>
                <w:right w:val="none" w:sz="0" w:space="0" w:color="auto"/>
              </w:divBdr>
            </w:div>
            <w:div w:id="1282999671">
              <w:marLeft w:val="0"/>
              <w:marRight w:val="0"/>
              <w:marTop w:val="0"/>
              <w:marBottom w:val="0"/>
              <w:divBdr>
                <w:top w:val="none" w:sz="0" w:space="0" w:color="auto"/>
                <w:left w:val="none" w:sz="0" w:space="0" w:color="auto"/>
                <w:bottom w:val="none" w:sz="0" w:space="0" w:color="auto"/>
                <w:right w:val="none" w:sz="0" w:space="0" w:color="auto"/>
              </w:divBdr>
            </w:div>
            <w:div w:id="1090153645">
              <w:marLeft w:val="0"/>
              <w:marRight w:val="0"/>
              <w:marTop w:val="0"/>
              <w:marBottom w:val="0"/>
              <w:divBdr>
                <w:top w:val="none" w:sz="0" w:space="0" w:color="auto"/>
                <w:left w:val="none" w:sz="0" w:space="0" w:color="auto"/>
                <w:bottom w:val="none" w:sz="0" w:space="0" w:color="auto"/>
                <w:right w:val="none" w:sz="0" w:space="0" w:color="auto"/>
              </w:divBdr>
            </w:div>
            <w:div w:id="1643995834">
              <w:marLeft w:val="0"/>
              <w:marRight w:val="0"/>
              <w:marTop w:val="0"/>
              <w:marBottom w:val="0"/>
              <w:divBdr>
                <w:top w:val="none" w:sz="0" w:space="0" w:color="auto"/>
                <w:left w:val="none" w:sz="0" w:space="0" w:color="auto"/>
                <w:bottom w:val="none" w:sz="0" w:space="0" w:color="auto"/>
                <w:right w:val="none" w:sz="0" w:space="0" w:color="auto"/>
              </w:divBdr>
            </w:div>
            <w:div w:id="537159122">
              <w:marLeft w:val="0"/>
              <w:marRight w:val="0"/>
              <w:marTop w:val="0"/>
              <w:marBottom w:val="0"/>
              <w:divBdr>
                <w:top w:val="none" w:sz="0" w:space="0" w:color="auto"/>
                <w:left w:val="none" w:sz="0" w:space="0" w:color="auto"/>
                <w:bottom w:val="none" w:sz="0" w:space="0" w:color="auto"/>
                <w:right w:val="none" w:sz="0" w:space="0" w:color="auto"/>
              </w:divBdr>
            </w:div>
            <w:div w:id="1616591734">
              <w:marLeft w:val="0"/>
              <w:marRight w:val="0"/>
              <w:marTop w:val="0"/>
              <w:marBottom w:val="0"/>
              <w:divBdr>
                <w:top w:val="none" w:sz="0" w:space="0" w:color="auto"/>
                <w:left w:val="none" w:sz="0" w:space="0" w:color="auto"/>
                <w:bottom w:val="none" w:sz="0" w:space="0" w:color="auto"/>
                <w:right w:val="none" w:sz="0" w:space="0" w:color="auto"/>
              </w:divBdr>
            </w:div>
            <w:div w:id="844788435">
              <w:marLeft w:val="0"/>
              <w:marRight w:val="0"/>
              <w:marTop w:val="0"/>
              <w:marBottom w:val="0"/>
              <w:divBdr>
                <w:top w:val="none" w:sz="0" w:space="0" w:color="auto"/>
                <w:left w:val="none" w:sz="0" w:space="0" w:color="auto"/>
                <w:bottom w:val="none" w:sz="0" w:space="0" w:color="auto"/>
                <w:right w:val="none" w:sz="0" w:space="0" w:color="auto"/>
              </w:divBdr>
            </w:div>
            <w:div w:id="552618129">
              <w:marLeft w:val="0"/>
              <w:marRight w:val="0"/>
              <w:marTop w:val="0"/>
              <w:marBottom w:val="0"/>
              <w:divBdr>
                <w:top w:val="none" w:sz="0" w:space="0" w:color="auto"/>
                <w:left w:val="none" w:sz="0" w:space="0" w:color="auto"/>
                <w:bottom w:val="none" w:sz="0" w:space="0" w:color="auto"/>
                <w:right w:val="none" w:sz="0" w:space="0" w:color="auto"/>
              </w:divBdr>
            </w:div>
            <w:div w:id="275873729">
              <w:marLeft w:val="0"/>
              <w:marRight w:val="0"/>
              <w:marTop w:val="0"/>
              <w:marBottom w:val="0"/>
              <w:divBdr>
                <w:top w:val="none" w:sz="0" w:space="0" w:color="auto"/>
                <w:left w:val="none" w:sz="0" w:space="0" w:color="auto"/>
                <w:bottom w:val="none" w:sz="0" w:space="0" w:color="auto"/>
                <w:right w:val="none" w:sz="0" w:space="0" w:color="auto"/>
              </w:divBdr>
            </w:div>
            <w:div w:id="900601010">
              <w:marLeft w:val="0"/>
              <w:marRight w:val="0"/>
              <w:marTop w:val="0"/>
              <w:marBottom w:val="0"/>
              <w:divBdr>
                <w:top w:val="none" w:sz="0" w:space="0" w:color="auto"/>
                <w:left w:val="none" w:sz="0" w:space="0" w:color="auto"/>
                <w:bottom w:val="none" w:sz="0" w:space="0" w:color="auto"/>
                <w:right w:val="none" w:sz="0" w:space="0" w:color="auto"/>
              </w:divBdr>
            </w:div>
            <w:div w:id="241260596">
              <w:marLeft w:val="0"/>
              <w:marRight w:val="0"/>
              <w:marTop w:val="0"/>
              <w:marBottom w:val="0"/>
              <w:divBdr>
                <w:top w:val="none" w:sz="0" w:space="0" w:color="auto"/>
                <w:left w:val="none" w:sz="0" w:space="0" w:color="auto"/>
                <w:bottom w:val="none" w:sz="0" w:space="0" w:color="auto"/>
                <w:right w:val="none" w:sz="0" w:space="0" w:color="auto"/>
              </w:divBdr>
            </w:div>
            <w:div w:id="1745377427">
              <w:marLeft w:val="0"/>
              <w:marRight w:val="0"/>
              <w:marTop w:val="0"/>
              <w:marBottom w:val="0"/>
              <w:divBdr>
                <w:top w:val="none" w:sz="0" w:space="0" w:color="auto"/>
                <w:left w:val="none" w:sz="0" w:space="0" w:color="auto"/>
                <w:bottom w:val="none" w:sz="0" w:space="0" w:color="auto"/>
                <w:right w:val="none" w:sz="0" w:space="0" w:color="auto"/>
              </w:divBdr>
            </w:div>
            <w:div w:id="601305872">
              <w:marLeft w:val="0"/>
              <w:marRight w:val="0"/>
              <w:marTop w:val="0"/>
              <w:marBottom w:val="0"/>
              <w:divBdr>
                <w:top w:val="none" w:sz="0" w:space="0" w:color="auto"/>
                <w:left w:val="none" w:sz="0" w:space="0" w:color="auto"/>
                <w:bottom w:val="none" w:sz="0" w:space="0" w:color="auto"/>
                <w:right w:val="none" w:sz="0" w:space="0" w:color="auto"/>
              </w:divBdr>
            </w:div>
            <w:div w:id="23016907">
              <w:marLeft w:val="0"/>
              <w:marRight w:val="0"/>
              <w:marTop w:val="0"/>
              <w:marBottom w:val="0"/>
              <w:divBdr>
                <w:top w:val="none" w:sz="0" w:space="0" w:color="auto"/>
                <w:left w:val="none" w:sz="0" w:space="0" w:color="auto"/>
                <w:bottom w:val="none" w:sz="0" w:space="0" w:color="auto"/>
                <w:right w:val="none" w:sz="0" w:space="0" w:color="auto"/>
              </w:divBdr>
            </w:div>
            <w:div w:id="906382894">
              <w:marLeft w:val="0"/>
              <w:marRight w:val="0"/>
              <w:marTop w:val="0"/>
              <w:marBottom w:val="0"/>
              <w:divBdr>
                <w:top w:val="none" w:sz="0" w:space="0" w:color="auto"/>
                <w:left w:val="none" w:sz="0" w:space="0" w:color="auto"/>
                <w:bottom w:val="none" w:sz="0" w:space="0" w:color="auto"/>
                <w:right w:val="none" w:sz="0" w:space="0" w:color="auto"/>
              </w:divBdr>
            </w:div>
            <w:div w:id="1406028449">
              <w:marLeft w:val="0"/>
              <w:marRight w:val="0"/>
              <w:marTop w:val="0"/>
              <w:marBottom w:val="0"/>
              <w:divBdr>
                <w:top w:val="none" w:sz="0" w:space="0" w:color="auto"/>
                <w:left w:val="none" w:sz="0" w:space="0" w:color="auto"/>
                <w:bottom w:val="none" w:sz="0" w:space="0" w:color="auto"/>
                <w:right w:val="none" w:sz="0" w:space="0" w:color="auto"/>
              </w:divBdr>
            </w:div>
            <w:div w:id="307981993">
              <w:marLeft w:val="0"/>
              <w:marRight w:val="0"/>
              <w:marTop w:val="0"/>
              <w:marBottom w:val="0"/>
              <w:divBdr>
                <w:top w:val="none" w:sz="0" w:space="0" w:color="auto"/>
                <w:left w:val="none" w:sz="0" w:space="0" w:color="auto"/>
                <w:bottom w:val="none" w:sz="0" w:space="0" w:color="auto"/>
                <w:right w:val="none" w:sz="0" w:space="0" w:color="auto"/>
              </w:divBdr>
            </w:div>
            <w:div w:id="1944459934">
              <w:marLeft w:val="0"/>
              <w:marRight w:val="0"/>
              <w:marTop w:val="0"/>
              <w:marBottom w:val="0"/>
              <w:divBdr>
                <w:top w:val="none" w:sz="0" w:space="0" w:color="auto"/>
                <w:left w:val="none" w:sz="0" w:space="0" w:color="auto"/>
                <w:bottom w:val="none" w:sz="0" w:space="0" w:color="auto"/>
                <w:right w:val="none" w:sz="0" w:space="0" w:color="auto"/>
              </w:divBdr>
            </w:div>
            <w:div w:id="594947408">
              <w:marLeft w:val="0"/>
              <w:marRight w:val="0"/>
              <w:marTop w:val="0"/>
              <w:marBottom w:val="0"/>
              <w:divBdr>
                <w:top w:val="none" w:sz="0" w:space="0" w:color="auto"/>
                <w:left w:val="none" w:sz="0" w:space="0" w:color="auto"/>
                <w:bottom w:val="none" w:sz="0" w:space="0" w:color="auto"/>
                <w:right w:val="none" w:sz="0" w:space="0" w:color="auto"/>
              </w:divBdr>
            </w:div>
            <w:div w:id="1799835707">
              <w:marLeft w:val="0"/>
              <w:marRight w:val="0"/>
              <w:marTop w:val="0"/>
              <w:marBottom w:val="0"/>
              <w:divBdr>
                <w:top w:val="none" w:sz="0" w:space="0" w:color="auto"/>
                <w:left w:val="none" w:sz="0" w:space="0" w:color="auto"/>
                <w:bottom w:val="none" w:sz="0" w:space="0" w:color="auto"/>
                <w:right w:val="none" w:sz="0" w:space="0" w:color="auto"/>
              </w:divBdr>
            </w:div>
            <w:div w:id="352457718">
              <w:marLeft w:val="0"/>
              <w:marRight w:val="0"/>
              <w:marTop w:val="0"/>
              <w:marBottom w:val="0"/>
              <w:divBdr>
                <w:top w:val="none" w:sz="0" w:space="0" w:color="auto"/>
                <w:left w:val="none" w:sz="0" w:space="0" w:color="auto"/>
                <w:bottom w:val="none" w:sz="0" w:space="0" w:color="auto"/>
                <w:right w:val="none" w:sz="0" w:space="0" w:color="auto"/>
              </w:divBdr>
            </w:div>
            <w:div w:id="1240402677">
              <w:marLeft w:val="0"/>
              <w:marRight w:val="0"/>
              <w:marTop w:val="0"/>
              <w:marBottom w:val="0"/>
              <w:divBdr>
                <w:top w:val="none" w:sz="0" w:space="0" w:color="auto"/>
                <w:left w:val="none" w:sz="0" w:space="0" w:color="auto"/>
                <w:bottom w:val="none" w:sz="0" w:space="0" w:color="auto"/>
                <w:right w:val="none" w:sz="0" w:space="0" w:color="auto"/>
              </w:divBdr>
            </w:div>
            <w:div w:id="1408841562">
              <w:marLeft w:val="0"/>
              <w:marRight w:val="0"/>
              <w:marTop w:val="0"/>
              <w:marBottom w:val="0"/>
              <w:divBdr>
                <w:top w:val="none" w:sz="0" w:space="0" w:color="auto"/>
                <w:left w:val="none" w:sz="0" w:space="0" w:color="auto"/>
                <w:bottom w:val="none" w:sz="0" w:space="0" w:color="auto"/>
                <w:right w:val="none" w:sz="0" w:space="0" w:color="auto"/>
              </w:divBdr>
            </w:div>
            <w:div w:id="349726211">
              <w:marLeft w:val="0"/>
              <w:marRight w:val="0"/>
              <w:marTop w:val="0"/>
              <w:marBottom w:val="0"/>
              <w:divBdr>
                <w:top w:val="none" w:sz="0" w:space="0" w:color="auto"/>
                <w:left w:val="none" w:sz="0" w:space="0" w:color="auto"/>
                <w:bottom w:val="none" w:sz="0" w:space="0" w:color="auto"/>
                <w:right w:val="none" w:sz="0" w:space="0" w:color="auto"/>
              </w:divBdr>
            </w:div>
            <w:div w:id="589001039">
              <w:marLeft w:val="0"/>
              <w:marRight w:val="0"/>
              <w:marTop w:val="0"/>
              <w:marBottom w:val="0"/>
              <w:divBdr>
                <w:top w:val="none" w:sz="0" w:space="0" w:color="auto"/>
                <w:left w:val="none" w:sz="0" w:space="0" w:color="auto"/>
                <w:bottom w:val="none" w:sz="0" w:space="0" w:color="auto"/>
                <w:right w:val="none" w:sz="0" w:space="0" w:color="auto"/>
              </w:divBdr>
            </w:div>
            <w:div w:id="164446020">
              <w:marLeft w:val="0"/>
              <w:marRight w:val="0"/>
              <w:marTop w:val="0"/>
              <w:marBottom w:val="0"/>
              <w:divBdr>
                <w:top w:val="none" w:sz="0" w:space="0" w:color="auto"/>
                <w:left w:val="none" w:sz="0" w:space="0" w:color="auto"/>
                <w:bottom w:val="none" w:sz="0" w:space="0" w:color="auto"/>
                <w:right w:val="none" w:sz="0" w:space="0" w:color="auto"/>
              </w:divBdr>
            </w:div>
            <w:div w:id="642391929">
              <w:marLeft w:val="0"/>
              <w:marRight w:val="0"/>
              <w:marTop w:val="0"/>
              <w:marBottom w:val="0"/>
              <w:divBdr>
                <w:top w:val="none" w:sz="0" w:space="0" w:color="auto"/>
                <w:left w:val="none" w:sz="0" w:space="0" w:color="auto"/>
                <w:bottom w:val="none" w:sz="0" w:space="0" w:color="auto"/>
                <w:right w:val="none" w:sz="0" w:space="0" w:color="auto"/>
              </w:divBdr>
            </w:div>
            <w:div w:id="1697579675">
              <w:marLeft w:val="0"/>
              <w:marRight w:val="0"/>
              <w:marTop w:val="0"/>
              <w:marBottom w:val="0"/>
              <w:divBdr>
                <w:top w:val="none" w:sz="0" w:space="0" w:color="auto"/>
                <w:left w:val="none" w:sz="0" w:space="0" w:color="auto"/>
                <w:bottom w:val="none" w:sz="0" w:space="0" w:color="auto"/>
                <w:right w:val="none" w:sz="0" w:space="0" w:color="auto"/>
              </w:divBdr>
            </w:div>
            <w:div w:id="59139842">
              <w:marLeft w:val="0"/>
              <w:marRight w:val="0"/>
              <w:marTop w:val="0"/>
              <w:marBottom w:val="0"/>
              <w:divBdr>
                <w:top w:val="none" w:sz="0" w:space="0" w:color="auto"/>
                <w:left w:val="none" w:sz="0" w:space="0" w:color="auto"/>
                <w:bottom w:val="none" w:sz="0" w:space="0" w:color="auto"/>
                <w:right w:val="none" w:sz="0" w:space="0" w:color="auto"/>
              </w:divBdr>
            </w:div>
            <w:div w:id="1582786738">
              <w:marLeft w:val="0"/>
              <w:marRight w:val="0"/>
              <w:marTop w:val="0"/>
              <w:marBottom w:val="0"/>
              <w:divBdr>
                <w:top w:val="none" w:sz="0" w:space="0" w:color="auto"/>
                <w:left w:val="none" w:sz="0" w:space="0" w:color="auto"/>
                <w:bottom w:val="none" w:sz="0" w:space="0" w:color="auto"/>
                <w:right w:val="none" w:sz="0" w:space="0" w:color="auto"/>
              </w:divBdr>
            </w:div>
            <w:div w:id="717818396">
              <w:marLeft w:val="0"/>
              <w:marRight w:val="0"/>
              <w:marTop w:val="0"/>
              <w:marBottom w:val="0"/>
              <w:divBdr>
                <w:top w:val="none" w:sz="0" w:space="0" w:color="auto"/>
                <w:left w:val="none" w:sz="0" w:space="0" w:color="auto"/>
                <w:bottom w:val="none" w:sz="0" w:space="0" w:color="auto"/>
                <w:right w:val="none" w:sz="0" w:space="0" w:color="auto"/>
              </w:divBdr>
            </w:div>
            <w:div w:id="1758940400">
              <w:marLeft w:val="0"/>
              <w:marRight w:val="0"/>
              <w:marTop w:val="0"/>
              <w:marBottom w:val="0"/>
              <w:divBdr>
                <w:top w:val="none" w:sz="0" w:space="0" w:color="auto"/>
                <w:left w:val="none" w:sz="0" w:space="0" w:color="auto"/>
                <w:bottom w:val="none" w:sz="0" w:space="0" w:color="auto"/>
                <w:right w:val="none" w:sz="0" w:space="0" w:color="auto"/>
              </w:divBdr>
            </w:div>
            <w:div w:id="1032806547">
              <w:marLeft w:val="0"/>
              <w:marRight w:val="0"/>
              <w:marTop w:val="0"/>
              <w:marBottom w:val="0"/>
              <w:divBdr>
                <w:top w:val="none" w:sz="0" w:space="0" w:color="auto"/>
                <w:left w:val="none" w:sz="0" w:space="0" w:color="auto"/>
                <w:bottom w:val="none" w:sz="0" w:space="0" w:color="auto"/>
                <w:right w:val="none" w:sz="0" w:space="0" w:color="auto"/>
              </w:divBdr>
            </w:div>
            <w:div w:id="468324394">
              <w:marLeft w:val="0"/>
              <w:marRight w:val="0"/>
              <w:marTop w:val="0"/>
              <w:marBottom w:val="0"/>
              <w:divBdr>
                <w:top w:val="none" w:sz="0" w:space="0" w:color="auto"/>
                <w:left w:val="none" w:sz="0" w:space="0" w:color="auto"/>
                <w:bottom w:val="none" w:sz="0" w:space="0" w:color="auto"/>
                <w:right w:val="none" w:sz="0" w:space="0" w:color="auto"/>
              </w:divBdr>
            </w:div>
            <w:div w:id="831219876">
              <w:marLeft w:val="0"/>
              <w:marRight w:val="0"/>
              <w:marTop w:val="0"/>
              <w:marBottom w:val="0"/>
              <w:divBdr>
                <w:top w:val="none" w:sz="0" w:space="0" w:color="auto"/>
                <w:left w:val="none" w:sz="0" w:space="0" w:color="auto"/>
                <w:bottom w:val="none" w:sz="0" w:space="0" w:color="auto"/>
                <w:right w:val="none" w:sz="0" w:space="0" w:color="auto"/>
              </w:divBdr>
            </w:div>
            <w:div w:id="63724434">
              <w:marLeft w:val="0"/>
              <w:marRight w:val="0"/>
              <w:marTop w:val="0"/>
              <w:marBottom w:val="0"/>
              <w:divBdr>
                <w:top w:val="none" w:sz="0" w:space="0" w:color="auto"/>
                <w:left w:val="none" w:sz="0" w:space="0" w:color="auto"/>
                <w:bottom w:val="none" w:sz="0" w:space="0" w:color="auto"/>
                <w:right w:val="none" w:sz="0" w:space="0" w:color="auto"/>
              </w:divBdr>
            </w:div>
            <w:div w:id="172837924">
              <w:marLeft w:val="0"/>
              <w:marRight w:val="0"/>
              <w:marTop w:val="0"/>
              <w:marBottom w:val="0"/>
              <w:divBdr>
                <w:top w:val="none" w:sz="0" w:space="0" w:color="auto"/>
                <w:left w:val="none" w:sz="0" w:space="0" w:color="auto"/>
                <w:bottom w:val="none" w:sz="0" w:space="0" w:color="auto"/>
                <w:right w:val="none" w:sz="0" w:space="0" w:color="auto"/>
              </w:divBdr>
            </w:div>
            <w:div w:id="815338984">
              <w:marLeft w:val="0"/>
              <w:marRight w:val="0"/>
              <w:marTop w:val="0"/>
              <w:marBottom w:val="0"/>
              <w:divBdr>
                <w:top w:val="none" w:sz="0" w:space="0" w:color="auto"/>
                <w:left w:val="none" w:sz="0" w:space="0" w:color="auto"/>
                <w:bottom w:val="none" w:sz="0" w:space="0" w:color="auto"/>
                <w:right w:val="none" w:sz="0" w:space="0" w:color="auto"/>
              </w:divBdr>
            </w:div>
            <w:div w:id="1722092206">
              <w:marLeft w:val="0"/>
              <w:marRight w:val="0"/>
              <w:marTop w:val="0"/>
              <w:marBottom w:val="0"/>
              <w:divBdr>
                <w:top w:val="none" w:sz="0" w:space="0" w:color="auto"/>
                <w:left w:val="none" w:sz="0" w:space="0" w:color="auto"/>
                <w:bottom w:val="none" w:sz="0" w:space="0" w:color="auto"/>
                <w:right w:val="none" w:sz="0" w:space="0" w:color="auto"/>
              </w:divBdr>
            </w:div>
            <w:div w:id="1328825840">
              <w:marLeft w:val="0"/>
              <w:marRight w:val="0"/>
              <w:marTop w:val="0"/>
              <w:marBottom w:val="0"/>
              <w:divBdr>
                <w:top w:val="none" w:sz="0" w:space="0" w:color="auto"/>
                <w:left w:val="none" w:sz="0" w:space="0" w:color="auto"/>
                <w:bottom w:val="none" w:sz="0" w:space="0" w:color="auto"/>
                <w:right w:val="none" w:sz="0" w:space="0" w:color="auto"/>
              </w:divBdr>
            </w:div>
            <w:div w:id="644704514">
              <w:marLeft w:val="0"/>
              <w:marRight w:val="0"/>
              <w:marTop w:val="0"/>
              <w:marBottom w:val="0"/>
              <w:divBdr>
                <w:top w:val="none" w:sz="0" w:space="0" w:color="auto"/>
                <w:left w:val="none" w:sz="0" w:space="0" w:color="auto"/>
                <w:bottom w:val="none" w:sz="0" w:space="0" w:color="auto"/>
                <w:right w:val="none" w:sz="0" w:space="0" w:color="auto"/>
              </w:divBdr>
            </w:div>
            <w:div w:id="725877906">
              <w:marLeft w:val="0"/>
              <w:marRight w:val="0"/>
              <w:marTop w:val="0"/>
              <w:marBottom w:val="0"/>
              <w:divBdr>
                <w:top w:val="none" w:sz="0" w:space="0" w:color="auto"/>
                <w:left w:val="none" w:sz="0" w:space="0" w:color="auto"/>
                <w:bottom w:val="none" w:sz="0" w:space="0" w:color="auto"/>
                <w:right w:val="none" w:sz="0" w:space="0" w:color="auto"/>
              </w:divBdr>
            </w:div>
            <w:div w:id="1435133635">
              <w:marLeft w:val="0"/>
              <w:marRight w:val="0"/>
              <w:marTop w:val="0"/>
              <w:marBottom w:val="0"/>
              <w:divBdr>
                <w:top w:val="none" w:sz="0" w:space="0" w:color="auto"/>
                <w:left w:val="none" w:sz="0" w:space="0" w:color="auto"/>
                <w:bottom w:val="none" w:sz="0" w:space="0" w:color="auto"/>
                <w:right w:val="none" w:sz="0" w:space="0" w:color="auto"/>
              </w:divBdr>
            </w:div>
            <w:div w:id="1949583956">
              <w:marLeft w:val="0"/>
              <w:marRight w:val="0"/>
              <w:marTop w:val="0"/>
              <w:marBottom w:val="0"/>
              <w:divBdr>
                <w:top w:val="none" w:sz="0" w:space="0" w:color="auto"/>
                <w:left w:val="none" w:sz="0" w:space="0" w:color="auto"/>
                <w:bottom w:val="none" w:sz="0" w:space="0" w:color="auto"/>
                <w:right w:val="none" w:sz="0" w:space="0" w:color="auto"/>
              </w:divBdr>
            </w:div>
            <w:div w:id="328289367">
              <w:marLeft w:val="0"/>
              <w:marRight w:val="0"/>
              <w:marTop w:val="0"/>
              <w:marBottom w:val="0"/>
              <w:divBdr>
                <w:top w:val="none" w:sz="0" w:space="0" w:color="auto"/>
                <w:left w:val="none" w:sz="0" w:space="0" w:color="auto"/>
                <w:bottom w:val="none" w:sz="0" w:space="0" w:color="auto"/>
                <w:right w:val="none" w:sz="0" w:space="0" w:color="auto"/>
              </w:divBdr>
            </w:div>
            <w:div w:id="1348828361">
              <w:marLeft w:val="0"/>
              <w:marRight w:val="0"/>
              <w:marTop w:val="0"/>
              <w:marBottom w:val="0"/>
              <w:divBdr>
                <w:top w:val="none" w:sz="0" w:space="0" w:color="auto"/>
                <w:left w:val="none" w:sz="0" w:space="0" w:color="auto"/>
                <w:bottom w:val="none" w:sz="0" w:space="0" w:color="auto"/>
                <w:right w:val="none" w:sz="0" w:space="0" w:color="auto"/>
              </w:divBdr>
            </w:div>
            <w:div w:id="1633245322">
              <w:marLeft w:val="0"/>
              <w:marRight w:val="0"/>
              <w:marTop w:val="0"/>
              <w:marBottom w:val="0"/>
              <w:divBdr>
                <w:top w:val="none" w:sz="0" w:space="0" w:color="auto"/>
                <w:left w:val="none" w:sz="0" w:space="0" w:color="auto"/>
                <w:bottom w:val="none" w:sz="0" w:space="0" w:color="auto"/>
                <w:right w:val="none" w:sz="0" w:space="0" w:color="auto"/>
              </w:divBdr>
            </w:div>
            <w:div w:id="1152256298">
              <w:marLeft w:val="0"/>
              <w:marRight w:val="0"/>
              <w:marTop w:val="0"/>
              <w:marBottom w:val="0"/>
              <w:divBdr>
                <w:top w:val="none" w:sz="0" w:space="0" w:color="auto"/>
                <w:left w:val="none" w:sz="0" w:space="0" w:color="auto"/>
                <w:bottom w:val="none" w:sz="0" w:space="0" w:color="auto"/>
                <w:right w:val="none" w:sz="0" w:space="0" w:color="auto"/>
              </w:divBdr>
            </w:div>
            <w:div w:id="225772448">
              <w:marLeft w:val="0"/>
              <w:marRight w:val="0"/>
              <w:marTop w:val="0"/>
              <w:marBottom w:val="0"/>
              <w:divBdr>
                <w:top w:val="none" w:sz="0" w:space="0" w:color="auto"/>
                <w:left w:val="none" w:sz="0" w:space="0" w:color="auto"/>
                <w:bottom w:val="none" w:sz="0" w:space="0" w:color="auto"/>
                <w:right w:val="none" w:sz="0" w:space="0" w:color="auto"/>
              </w:divBdr>
            </w:div>
            <w:div w:id="603610877">
              <w:marLeft w:val="0"/>
              <w:marRight w:val="0"/>
              <w:marTop w:val="0"/>
              <w:marBottom w:val="0"/>
              <w:divBdr>
                <w:top w:val="none" w:sz="0" w:space="0" w:color="auto"/>
                <w:left w:val="none" w:sz="0" w:space="0" w:color="auto"/>
                <w:bottom w:val="none" w:sz="0" w:space="0" w:color="auto"/>
                <w:right w:val="none" w:sz="0" w:space="0" w:color="auto"/>
              </w:divBdr>
            </w:div>
            <w:div w:id="789588635">
              <w:marLeft w:val="0"/>
              <w:marRight w:val="0"/>
              <w:marTop w:val="0"/>
              <w:marBottom w:val="0"/>
              <w:divBdr>
                <w:top w:val="none" w:sz="0" w:space="0" w:color="auto"/>
                <w:left w:val="none" w:sz="0" w:space="0" w:color="auto"/>
                <w:bottom w:val="none" w:sz="0" w:space="0" w:color="auto"/>
                <w:right w:val="none" w:sz="0" w:space="0" w:color="auto"/>
              </w:divBdr>
            </w:div>
            <w:div w:id="179247775">
              <w:marLeft w:val="0"/>
              <w:marRight w:val="0"/>
              <w:marTop w:val="0"/>
              <w:marBottom w:val="0"/>
              <w:divBdr>
                <w:top w:val="none" w:sz="0" w:space="0" w:color="auto"/>
                <w:left w:val="none" w:sz="0" w:space="0" w:color="auto"/>
                <w:bottom w:val="none" w:sz="0" w:space="0" w:color="auto"/>
                <w:right w:val="none" w:sz="0" w:space="0" w:color="auto"/>
              </w:divBdr>
            </w:div>
            <w:div w:id="1606957002">
              <w:marLeft w:val="0"/>
              <w:marRight w:val="0"/>
              <w:marTop w:val="0"/>
              <w:marBottom w:val="0"/>
              <w:divBdr>
                <w:top w:val="none" w:sz="0" w:space="0" w:color="auto"/>
                <w:left w:val="none" w:sz="0" w:space="0" w:color="auto"/>
                <w:bottom w:val="none" w:sz="0" w:space="0" w:color="auto"/>
                <w:right w:val="none" w:sz="0" w:space="0" w:color="auto"/>
              </w:divBdr>
            </w:div>
            <w:div w:id="1316640208">
              <w:marLeft w:val="0"/>
              <w:marRight w:val="0"/>
              <w:marTop w:val="0"/>
              <w:marBottom w:val="0"/>
              <w:divBdr>
                <w:top w:val="none" w:sz="0" w:space="0" w:color="auto"/>
                <w:left w:val="none" w:sz="0" w:space="0" w:color="auto"/>
                <w:bottom w:val="none" w:sz="0" w:space="0" w:color="auto"/>
                <w:right w:val="none" w:sz="0" w:space="0" w:color="auto"/>
              </w:divBdr>
            </w:div>
            <w:div w:id="719062202">
              <w:marLeft w:val="0"/>
              <w:marRight w:val="0"/>
              <w:marTop w:val="0"/>
              <w:marBottom w:val="0"/>
              <w:divBdr>
                <w:top w:val="none" w:sz="0" w:space="0" w:color="auto"/>
                <w:left w:val="none" w:sz="0" w:space="0" w:color="auto"/>
                <w:bottom w:val="none" w:sz="0" w:space="0" w:color="auto"/>
                <w:right w:val="none" w:sz="0" w:space="0" w:color="auto"/>
              </w:divBdr>
            </w:div>
            <w:div w:id="1558055372">
              <w:marLeft w:val="0"/>
              <w:marRight w:val="0"/>
              <w:marTop w:val="0"/>
              <w:marBottom w:val="0"/>
              <w:divBdr>
                <w:top w:val="none" w:sz="0" w:space="0" w:color="auto"/>
                <w:left w:val="none" w:sz="0" w:space="0" w:color="auto"/>
                <w:bottom w:val="none" w:sz="0" w:space="0" w:color="auto"/>
                <w:right w:val="none" w:sz="0" w:space="0" w:color="auto"/>
              </w:divBdr>
            </w:div>
            <w:div w:id="1653175097">
              <w:marLeft w:val="0"/>
              <w:marRight w:val="0"/>
              <w:marTop w:val="0"/>
              <w:marBottom w:val="0"/>
              <w:divBdr>
                <w:top w:val="none" w:sz="0" w:space="0" w:color="auto"/>
                <w:left w:val="none" w:sz="0" w:space="0" w:color="auto"/>
                <w:bottom w:val="none" w:sz="0" w:space="0" w:color="auto"/>
                <w:right w:val="none" w:sz="0" w:space="0" w:color="auto"/>
              </w:divBdr>
            </w:div>
            <w:div w:id="1838424241">
              <w:marLeft w:val="0"/>
              <w:marRight w:val="0"/>
              <w:marTop w:val="0"/>
              <w:marBottom w:val="0"/>
              <w:divBdr>
                <w:top w:val="none" w:sz="0" w:space="0" w:color="auto"/>
                <w:left w:val="none" w:sz="0" w:space="0" w:color="auto"/>
                <w:bottom w:val="none" w:sz="0" w:space="0" w:color="auto"/>
                <w:right w:val="none" w:sz="0" w:space="0" w:color="auto"/>
              </w:divBdr>
            </w:div>
            <w:div w:id="1064639672">
              <w:marLeft w:val="0"/>
              <w:marRight w:val="0"/>
              <w:marTop w:val="0"/>
              <w:marBottom w:val="0"/>
              <w:divBdr>
                <w:top w:val="none" w:sz="0" w:space="0" w:color="auto"/>
                <w:left w:val="none" w:sz="0" w:space="0" w:color="auto"/>
                <w:bottom w:val="none" w:sz="0" w:space="0" w:color="auto"/>
                <w:right w:val="none" w:sz="0" w:space="0" w:color="auto"/>
              </w:divBdr>
            </w:div>
            <w:div w:id="1330138776">
              <w:marLeft w:val="0"/>
              <w:marRight w:val="0"/>
              <w:marTop w:val="0"/>
              <w:marBottom w:val="0"/>
              <w:divBdr>
                <w:top w:val="none" w:sz="0" w:space="0" w:color="auto"/>
                <w:left w:val="none" w:sz="0" w:space="0" w:color="auto"/>
                <w:bottom w:val="none" w:sz="0" w:space="0" w:color="auto"/>
                <w:right w:val="none" w:sz="0" w:space="0" w:color="auto"/>
              </w:divBdr>
            </w:div>
            <w:div w:id="1230536075">
              <w:marLeft w:val="0"/>
              <w:marRight w:val="0"/>
              <w:marTop w:val="0"/>
              <w:marBottom w:val="0"/>
              <w:divBdr>
                <w:top w:val="none" w:sz="0" w:space="0" w:color="auto"/>
                <w:left w:val="none" w:sz="0" w:space="0" w:color="auto"/>
                <w:bottom w:val="none" w:sz="0" w:space="0" w:color="auto"/>
                <w:right w:val="none" w:sz="0" w:space="0" w:color="auto"/>
              </w:divBdr>
            </w:div>
            <w:div w:id="1961185779">
              <w:marLeft w:val="0"/>
              <w:marRight w:val="0"/>
              <w:marTop w:val="0"/>
              <w:marBottom w:val="0"/>
              <w:divBdr>
                <w:top w:val="none" w:sz="0" w:space="0" w:color="auto"/>
                <w:left w:val="none" w:sz="0" w:space="0" w:color="auto"/>
                <w:bottom w:val="none" w:sz="0" w:space="0" w:color="auto"/>
                <w:right w:val="none" w:sz="0" w:space="0" w:color="auto"/>
              </w:divBdr>
            </w:div>
            <w:div w:id="1593743">
              <w:marLeft w:val="0"/>
              <w:marRight w:val="0"/>
              <w:marTop w:val="0"/>
              <w:marBottom w:val="0"/>
              <w:divBdr>
                <w:top w:val="none" w:sz="0" w:space="0" w:color="auto"/>
                <w:left w:val="none" w:sz="0" w:space="0" w:color="auto"/>
                <w:bottom w:val="none" w:sz="0" w:space="0" w:color="auto"/>
                <w:right w:val="none" w:sz="0" w:space="0" w:color="auto"/>
              </w:divBdr>
            </w:div>
            <w:div w:id="2053730335">
              <w:marLeft w:val="0"/>
              <w:marRight w:val="0"/>
              <w:marTop w:val="0"/>
              <w:marBottom w:val="0"/>
              <w:divBdr>
                <w:top w:val="none" w:sz="0" w:space="0" w:color="auto"/>
                <w:left w:val="none" w:sz="0" w:space="0" w:color="auto"/>
                <w:bottom w:val="none" w:sz="0" w:space="0" w:color="auto"/>
                <w:right w:val="none" w:sz="0" w:space="0" w:color="auto"/>
              </w:divBdr>
            </w:div>
            <w:div w:id="268657782">
              <w:marLeft w:val="0"/>
              <w:marRight w:val="0"/>
              <w:marTop w:val="0"/>
              <w:marBottom w:val="0"/>
              <w:divBdr>
                <w:top w:val="none" w:sz="0" w:space="0" w:color="auto"/>
                <w:left w:val="none" w:sz="0" w:space="0" w:color="auto"/>
                <w:bottom w:val="none" w:sz="0" w:space="0" w:color="auto"/>
                <w:right w:val="none" w:sz="0" w:space="0" w:color="auto"/>
              </w:divBdr>
            </w:div>
            <w:div w:id="422650205">
              <w:marLeft w:val="0"/>
              <w:marRight w:val="0"/>
              <w:marTop w:val="0"/>
              <w:marBottom w:val="0"/>
              <w:divBdr>
                <w:top w:val="none" w:sz="0" w:space="0" w:color="auto"/>
                <w:left w:val="none" w:sz="0" w:space="0" w:color="auto"/>
                <w:bottom w:val="none" w:sz="0" w:space="0" w:color="auto"/>
                <w:right w:val="none" w:sz="0" w:space="0" w:color="auto"/>
              </w:divBdr>
            </w:div>
            <w:div w:id="160045596">
              <w:marLeft w:val="0"/>
              <w:marRight w:val="0"/>
              <w:marTop w:val="0"/>
              <w:marBottom w:val="0"/>
              <w:divBdr>
                <w:top w:val="none" w:sz="0" w:space="0" w:color="auto"/>
                <w:left w:val="none" w:sz="0" w:space="0" w:color="auto"/>
                <w:bottom w:val="none" w:sz="0" w:space="0" w:color="auto"/>
                <w:right w:val="none" w:sz="0" w:space="0" w:color="auto"/>
              </w:divBdr>
            </w:div>
            <w:div w:id="685718107">
              <w:marLeft w:val="0"/>
              <w:marRight w:val="0"/>
              <w:marTop w:val="0"/>
              <w:marBottom w:val="0"/>
              <w:divBdr>
                <w:top w:val="none" w:sz="0" w:space="0" w:color="auto"/>
                <w:left w:val="none" w:sz="0" w:space="0" w:color="auto"/>
                <w:bottom w:val="none" w:sz="0" w:space="0" w:color="auto"/>
                <w:right w:val="none" w:sz="0" w:space="0" w:color="auto"/>
              </w:divBdr>
            </w:div>
            <w:div w:id="1595094381">
              <w:marLeft w:val="0"/>
              <w:marRight w:val="0"/>
              <w:marTop w:val="0"/>
              <w:marBottom w:val="0"/>
              <w:divBdr>
                <w:top w:val="none" w:sz="0" w:space="0" w:color="auto"/>
                <w:left w:val="none" w:sz="0" w:space="0" w:color="auto"/>
                <w:bottom w:val="none" w:sz="0" w:space="0" w:color="auto"/>
                <w:right w:val="none" w:sz="0" w:space="0" w:color="auto"/>
              </w:divBdr>
            </w:div>
            <w:div w:id="761604207">
              <w:marLeft w:val="0"/>
              <w:marRight w:val="0"/>
              <w:marTop w:val="0"/>
              <w:marBottom w:val="0"/>
              <w:divBdr>
                <w:top w:val="none" w:sz="0" w:space="0" w:color="auto"/>
                <w:left w:val="none" w:sz="0" w:space="0" w:color="auto"/>
                <w:bottom w:val="none" w:sz="0" w:space="0" w:color="auto"/>
                <w:right w:val="none" w:sz="0" w:space="0" w:color="auto"/>
              </w:divBdr>
            </w:div>
            <w:div w:id="874848694">
              <w:marLeft w:val="0"/>
              <w:marRight w:val="0"/>
              <w:marTop w:val="0"/>
              <w:marBottom w:val="0"/>
              <w:divBdr>
                <w:top w:val="none" w:sz="0" w:space="0" w:color="auto"/>
                <w:left w:val="none" w:sz="0" w:space="0" w:color="auto"/>
                <w:bottom w:val="none" w:sz="0" w:space="0" w:color="auto"/>
                <w:right w:val="none" w:sz="0" w:space="0" w:color="auto"/>
              </w:divBdr>
            </w:div>
            <w:div w:id="1456607170">
              <w:marLeft w:val="0"/>
              <w:marRight w:val="0"/>
              <w:marTop w:val="0"/>
              <w:marBottom w:val="0"/>
              <w:divBdr>
                <w:top w:val="none" w:sz="0" w:space="0" w:color="auto"/>
                <w:left w:val="none" w:sz="0" w:space="0" w:color="auto"/>
                <w:bottom w:val="none" w:sz="0" w:space="0" w:color="auto"/>
                <w:right w:val="none" w:sz="0" w:space="0" w:color="auto"/>
              </w:divBdr>
            </w:div>
            <w:div w:id="562984983">
              <w:marLeft w:val="0"/>
              <w:marRight w:val="0"/>
              <w:marTop w:val="0"/>
              <w:marBottom w:val="0"/>
              <w:divBdr>
                <w:top w:val="none" w:sz="0" w:space="0" w:color="auto"/>
                <w:left w:val="none" w:sz="0" w:space="0" w:color="auto"/>
                <w:bottom w:val="none" w:sz="0" w:space="0" w:color="auto"/>
                <w:right w:val="none" w:sz="0" w:space="0" w:color="auto"/>
              </w:divBdr>
            </w:div>
            <w:div w:id="596015267">
              <w:marLeft w:val="0"/>
              <w:marRight w:val="0"/>
              <w:marTop w:val="0"/>
              <w:marBottom w:val="0"/>
              <w:divBdr>
                <w:top w:val="none" w:sz="0" w:space="0" w:color="auto"/>
                <w:left w:val="none" w:sz="0" w:space="0" w:color="auto"/>
                <w:bottom w:val="none" w:sz="0" w:space="0" w:color="auto"/>
                <w:right w:val="none" w:sz="0" w:space="0" w:color="auto"/>
              </w:divBdr>
            </w:div>
            <w:div w:id="1096366836">
              <w:marLeft w:val="0"/>
              <w:marRight w:val="0"/>
              <w:marTop w:val="0"/>
              <w:marBottom w:val="0"/>
              <w:divBdr>
                <w:top w:val="none" w:sz="0" w:space="0" w:color="auto"/>
                <w:left w:val="none" w:sz="0" w:space="0" w:color="auto"/>
                <w:bottom w:val="none" w:sz="0" w:space="0" w:color="auto"/>
                <w:right w:val="none" w:sz="0" w:space="0" w:color="auto"/>
              </w:divBdr>
            </w:div>
            <w:div w:id="892694366">
              <w:marLeft w:val="0"/>
              <w:marRight w:val="0"/>
              <w:marTop w:val="0"/>
              <w:marBottom w:val="0"/>
              <w:divBdr>
                <w:top w:val="none" w:sz="0" w:space="0" w:color="auto"/>
                <w:left w:val="none" w:sz="0" w:space="0" w:color="auto"/>
                <w:bottom w:val="none" w:sz="0" w:space="0" w:color="auto"/>
                <w:right w:val="none" w:sz="0" w:space="0" w:color="auto"/>
              </w:divBdr>
            </w:div>
            <w:div w:id="113712625">
              <w:marLeft w:val="0"/>
              <w:marRight w:val="0"/>
              <w:marTop w:val="0"/>
              <w:marBottom w:val="0"/>
              <w:divBdr>
                <w:top w:val="none" w:sz="0" w:space="0" w:color="auto"/>
                <w:left w:val="none" w:sz="0" w:space="0" w:color="auto"/>
                <w:bottom w:val="none" w:sz="0" w:space="0" w:color="auto"/>
                <w:right w:val="none" w:sz="0" w:space="0" w:color="auto"/>
              </w:divBdr>
            </w:div>
            <w:div w:id="1238326560">
              <w:marLeft w:val="0"/>
              <w:marRight w:val="0"/>
              <w:marTop w:val="0"/>
              <w:marBottom w:val="0"/>
              <w:divBdr>
                <w:top w:val="none" w:sz="0" w:space="0" w:color="auto"/>
                <w:left w:val="none" w:sz="0" w:space="0" w:color="auto"/>
                <w:bottom w:val="none" w:sz="0" w:space="0" w:color="auto"/>
                <w:right w:val="none" w:sz="0" w:space="0" w:color="auto"/>
              </w:divBdr>
            </w:div>
            <w:div w:id="1062291631">
              <w:marLeft w:val="0"/>
              <w:marRight w:val="0"/>
              <w:marTop w:val="0"/>
              <w:marBottom w:val="0"/>
              <w:divBdr>
                <w:top w:val="none" w:sz="0" w:space="0" w:color="auto"/>
                <w:left w:val="none" w:sz="0" w:space="0" w:color="auto"/>
                <w:bottom w:val="none" w:sz="0" w:space="0" w:color="auto"/>
                <w:right w:val="none" w:sz="0" w:space="0" w:color="auto"/>
              </w:divBdr>
            </w:div>
            <w:div w:id="161284725">
              <w:marLeft w:val="0"/>
              <w:marRight w:val="0"/>
              <w:marTop w:val="0"/>
              <w:marBottom w:val="0"/>
              <w:divBdr>
                <w:top w:val="none" w:sz="0" w:space="0" w:color="auto"/>
                <w:left w:val="none" w:sz="0" w:space="0" w:color="auto"/>
                <w:bottom w:val="none" w:sz="0" w:space="0" w:color="auto"/>
                <w:right w:val="none" w:sz="0" w:space="0" w:color="auto"/>
              </w:divBdr>
            </w:div>
            <w:div w:id="1294100468">
              <w:marLeft w:val="0"/>
              <w:marRight w:val="0"/>
              <w:marTop w:val="0"/>
              <w:marBottom w:val="0"/>
              <w:divBdr>
                <w:top w:val="none" w:sz="0" w:space="0" w:color="auto"/>
                <w:left w:val="none" w:sz="0" w:space="0" w:color="auto"/>
                <w:bottom w:val="none" w:sz="0" w:space="0" w:color="auto"/>
                <w:right w:val="none" w:sz="0" w:space="0" w:color="auto"/>
              </w:divBdr>
            </w:div>
            <w:div w:id="311763700">
              <w:marLeft w:val="0"/>
              <w:marRight w:val="0"/>
              <w:marTop w:val="0"/>
              <w:marBottom w:val="0"/>
              <w:divBdr>
                <w:top w:val="none" w:sz="0" w:space="0" w:color="auto"/>
                <w:left w:val="none" w:sz="0" w:space="0" w:color="auto"/>
                <w:bottom w:val="none" w:sz="0" w:space="0" w:color="auto"/>
                <w:right w:val="none" w:sz="0" w:space="0" w:color="auto"/>
              </w:divBdr>
            </w:div>
            <w:div w:id="2069525301">
              <w:marLeft w:val="0"/>
              <w:marRight w:val="0"/>
              <w:marTop w:val="0"/>
              <w:marBottom w:val="0"/>
              <w:divBdr>
                <w:top w:val="none" w:sz="0" w:space="0" w:color="auto"/>
                <w:left w:val="none" w:sz="0" w:space="0" w:color="auto"/>
                <w:bottom w:val="none" w:sz="0" w:space="0" w:color="auto"/>
                <w:right w:val="none" w:sz="0" w:space="0" w:color="auto"/>
              </w:divBdr>
            </w:div>
            <w:div w:id="1604845809">
              <w:marLeft w:val="0"/>
              <w:marRight w:val="0"/>
              <w:marTop w:val="0"/>
              <w:marBottom w:val="0"/>
              <w:divBdr>
                <w:top w:val="none" w:sz="0" w:space="0" w:color="auto"/>
                <w:left w:val="none" w:sz="0" w:space="0" w:color="auto"/>
                <w:bottom w:val="none" w:sz="0" w:space="0" w:color="auto"/>
                <w:right w:val="none" w:sz="0" w:space="0" w:color="auto"/>
              </w:divBdr>
            </w:div>
            <w:div w:id="365764821">
              <w:marLeft w:val="0"/>
              <w:marRight w:val="0"/>
              <w:marTop w:val="0"/>
              <w:marBottom w:val="0"/>
              <w:divBdr>
                <w:top w:val="none" w:sz="0" w:space="0" w:color="auto"/>
                <w:left w:val="none" w:sz="0" w:space="0" w:color="auto"/>
                <w:bottom w:val="none" w:sz="0" w:space="0" w:color="auto"/>
                <w:right w:val="none" w:sz="0" w:space="0" w:color="auto"/>
              </w:divBdr>
            </w:div>
            <w:div w:id="732629115">
              <w:marLeft w:val="0"/>
              <w:marRight w:val="0"/>
              <w:marTop w:val="0"/>
              <w:marBottom w:val="0"/>
              <w:divBdr>
                <w:top w:val="none" w:sz="0" w:space="0" w:color="auto"/>
                <w:left w:val="none" w:sz="0" w:space="0" w:color="auto"/>
                <w:bottom w:val="none" w:sz="0" w:space="0" w:color="auto"/>
                <w:right w:val="none" w:sz="0" w:space="0" w:color="auto"/>
              </w:divBdr>
            </w:div>
            <w:div w:id="1687514391">
              <w:marLeft w:val="0"/>
              <w:marRight w:val="0"/>
              <w:marTop w:val="0"/>
              <w:marBottom w:val="0"/>
              <w:divBdr>
                <w:top w:val="none" w:sz="0" w:space="0" w:color="auto"/>
                <w:left w:val="none" w:sz="0" w:space="0" w:color="auto"/>
                <w:bottom w:val="none" w:sz="0" w:space="0" w:color="auto"/>
                <w:right w:val="none" w:sz="0" w:space="0" w:color="auto"/>
              </w:divBdr>
            </w:div>
            <w:div w:id="702904854">
              <w:marLeft w:val="0"/>
              <w:marRight w:val="0"/>
              <w:marTop w:val="0"/>
              <w:marBottom w:val="0"/>
              <w:divBdr>
                <w:top w:val="none" w:sz="0" w:space="0" w:color="auto"/>
                <w:left w:val="none" w:sz="0" w:space="0" w:color="auto"/>
                <w:bottom w:val="none" w:sz="0" w:space="0" w:color="auto"/>
                <w:right w:val="none" w:sz="0" w:space="0" w:color="auto"/>
              </w:divBdr>
            </w:div>
            <w:div w:id="1012995315">
              <w:marLeft w:val="0"/>
              <w:marRight w:val="0"/>
              <w:marTop w:val="0"/>
              <w:marBottom w:val="0"/>
              <w:divBdr>
                <w:top w:val="none" w:sz="0" w:space="0" w:color="auto"/>
                <w:left w:val="none" w:sz="0" w:space="0" w:color="auto"/>
                <w:bottom w:val="none" w:sz="0" w:space="0" w:color="auto"/>
                <w:right w:val="none" w:sz="0" w:space="0" w:color="auto"/>
              </w:divBdr>
            </w:div>
            <w:div w:id="1287542316">
              <w:marLeft w:val="0"/>
              <w:marRight w:val="0"/>
              <w:marTop w:val="0"/>
              <w:marBottom w:val="0"/>
              <w:divBdr>
                <w:top w:val="none" w:sz="0" w:space="0" w:color="auto"/>
                <w:left w:val="none" w:sz="0" w:space="0" w:color="auto"/>
                <w:bottom w:val="none" w:sz="0" w:space="0" w:color="auto"/>
                <w:right w:val="none" w:sz="0" w:space="0" w:color="auto"/>
              </w:divBdr>
            </w:div>
            <w:div w:id="1898860260">
              <w:marLeft w:val="0"/>
              <w:marRight w:val="0"/>
              <w:marTop w:val="0"/>
              <w:marBottom w:val="0"/>
              <w:divBdr>
                <w:top w:val="none" w:sz="0" w:space="0" w:color="auto"/>
                <w:left w:val="none" w:sz="0" w:space="0" w:color="auto"/>
                <w:bottom w:val="none" w:sz="0" w:space="0" w:color="auto"/>
                <w:right w:val="none" w:sz="0" w:space="0" w:color="auto"/>
              </w:divBdr>
            </w:div>
            <w:div w:id="564798503">
              <w:marLeft w:val="0"/>
              <w:marRight w:val="0"/>
              <w:marTop w:val="0"/>
              <w:marBottom w:val="0"/>
              <w:divBdr>
                <w:top w:val="none" w:sz="0" w:space="0" w:color="auto"/>
                <w:left w:val="none" w:sz="0" w:space="0" w:color="auto"/>
                <w:bottom w:val="none" w:sz="0" w:space="0" w:color="auto"/>
                <w:right w:val="none" w:sz="0" w:space="0" w:color="auto"/>
              </w:divBdr>
            </w:div>
            <w:div w:id="2003702331">
              <w:marLeft w:val="0"/>
              <w:marRight w:val="0"/>
              <w:marTop w:val="0"/>
              <w:marBottom w:val="0"/>
              <w:divBdr>
                <w:top w:val="none" w:sz="0" w:space="0" w:color="auto"/>
                <w:left w:val="none" w:sz="0" w:space="0" w:color="auto"/>
                <w:bottom w:val="none" w:sz="0" w:space="0" w:color="auto"/>
                <w:right w:val="none" w:sz="0" w:space="0" w:color="auto"/>
              </w:divBdr>
            </w:div>
            <w:div w:id="2054115645">
              <w:marLeft w:val="0"/>
              <w:marRight w:val="0"/>
              <w:marTop w:val="0"/>
              <w:marBottom w:val="0"/>
              <w:divBdr>
                <w:top w:val="none" w:sz="0" w:space="0" w:color="auto"/>
                <w:left w:val="none" w:sz="0" w:space="0" w:color="auto"/>
                <w:bottom w:val="none" w:sz="0" w:space="0" w:color="auto"/>
                <w:right w:val="none" w:sz="0" w:space="0" w:color="auto"/>
              </w:divBdr>
            </w:div>
            <w:div w:id="932937499">
              <w:marLeft w:val="0"/>
              <w:marRight w:val="0"/>
              <w:marTop w:val="0"/>
              <w:marBottom w:val="0"/>
              <w:divBdr>
                <w:top w:val="none" w:sz="0" w:space="0" w:color="auto"/>
                <w:left w:val="none" w:sz="0" w:space="0" w:color="auto"/>
                <w:bottom w:val="none" w:sz="0" w:space="0" w:color="auto"/>
                <w:right w:val="none" w:sz="0" w:space="0" w:color="auto"/>
              </w:divBdr>
            </w:div>
            <w:div w:id="1741974970">
              <w:marLeft w:val="0"/>
              <w:marRight w:val="0"/>
              <w:marTop w:val="0"/>
              <w:marBottom w:val="0"/>
              <w:divBdr>
                <w:top w:val="none" w:sz="0" w:space="0" w:color="auto"/>
                <w:left w:val="none" w:sz="0" w:space="0" w:color="auto"/>
                <w:bottom w:val="none" w:sz="0" w:space="0" w:color="auto"/>
                <w:right w:val="none" w:sz="0" w:space="0" w:color="auto"/>
              </w:divBdr>
            </w:div>
            <w:div w:id="308435679">
              <w:marLeft w:val="0"/>
              <w:marRight w:val="0"/>
              <w:marTop w:val="0"/>
              <w:marBottom w:val="0"/>
              <w:divBdr>
                <w:top w:val="none" w:sz="0" w:space="0" w:color="auto"/>
                <w:left w:val="none" w:sz="0" w:space="0" w:color="auto"/>
                <w:bottom w:val="none" w:sz="0" w:space="0" w:color="auto"/>
                <w:right w:val="none" w:sz="0" w:space="0" w:color="auto"/>
              </w:divBdr>
            </w:div>
            <w:div w:id="1164859155">
              <w:marLeft w:val="0"/>
              <w:marRight w:val="0"/>
              <w:marTop w:val="0"/>
              <w:marBottom w:val="0"/>
              <w:divBdr>
                <w:top w:val="none" w:sz="0" w:space="0" w:color="auto"/>
                <w:left w:val="none" w:sz="0" w:space="0" w:color="auto"/>
                <w:bottom w:val="none" w:sz="0" w:space="0" w:color="auto"/>
                <w:right w:val="none" w:sz="0" w:space="0" w:color="auto"/>
              </w:divBdr>
            </w:div>
            <w:div w:id="99305709">
              <w:marLeft w:val="0"/>
              <w:marRight w:val="0"/>
              <w:marTop w:val="0"/>
              <w:marBottom w:val="0"/>
              <w:divBdr>
                <w:top w:val="none" w:sz="0" w:space="0" w:color="auto"/>
                <w:left w:val="none" w:sz="0" w:space="0" w:color="auto"/>
                <w:bottom w:val="none" w:sz="0" w:space="0" w:color="auto"/>
                <w:right w:val="none" w:sz="0" w:space="0" w:color="auto"/>
              </w:divBdr>
            </w:div>
            <w:div w:id="1533223771">
              <w:marLeft w:val="0"/>
              <w:marRight w:val="0"/>
              <w:marTop w:val="0"/>
              <w:marBottom w:val="0"/>
              <w:divBdr>
                <w:top w:val="none" w:sz="0" w:space="0" w:color="auto"/>
                <w:left w:val="none" w:sz="0" w:space="0" w:color="auto"/>
                <w:bottom w:val="none" w:sz="0" w:space="0" w:color="auto"/>
                <w:right w:val="none" w:sz="0" w:space="0" w:color="auto"/>
              </w:divBdr>
            </w:div>
            <w:div w:id="1814250315">
              <w:marLeft w:val="0"/>
              <w:marRight w:val="0"/>
              <w:marTop w:val="0"/>
              <w:marBottom w:val="0"/>
              <w:divBdr>
                <w:top w:val="none" w:sz="0" w:space="0" w:color="auto"/>
                <w:left w:val="none" w:sz="0" w:space="0" w:color="auto"/>
                <w:bottom w:val="none" w:sz="0" w:space="0" w:color="auto"/>
                <w:right w:val="none" w:sz="0" w:space="0" w:color="auto"/>
              </w:divBdr>
            </w:div>
            <w:div w:id="826170076">
              <w:marLeft w:val="0"/>
              <w:marRight w:val="0"/>
              <w:marTop w:val="0"/>
              <w:marBottom w:val="0"/>
              <w:divBdr>
                <w:top w:val="none" w:sz="0" w:space="0" w:color="auto"/>
                <w:left w:val="none" w:sz="0" w:space="0" w:color="auto"/>
                <w:bottom w:val="none" w:sz="0" w:space="0" w:color="auto"/>
                <w:right w:val="none" w:sz="0" w:space="0" w:color="auto"/>
              </w:divBdr>
            </w:div>
            <w:div w:id="999310241">
              <w:marLeft w:val="0"/>
              <w:marRight w:val="0"/>
              <w:marTop w:val="0"/>
              <w:marBottom w:val="0"/>
              <w:divBdr>
                <w:top w:val="none" w:sz="0" w:space="0" w:color="auto"/>
                <w:left w:val="none" w:sz="0" w:space="0" w:color="auto"/>
                <w:bottom w:val="none" w:sz="0" w:space="0" w:color="auto"/>
                <w:right w:val="none" w:sz="0" w:space="0" w:color="auto"/>
              </w:divBdr>
            </w:div>
            <w:div w:id="381171603">
              <w:marLeft w:val="0"/>
              <w:marRight w:val="0"/>
              <w:marTop w:val="0"/>
              <w:marBottom w:val="0"/>
              <w:divBdr>
                <w:top w:val="none" w:sz="0" w:space="0" w:color="auto"/>
                <w:left w:val="none" w:sz="0" w:space="0" w:color="auto"/>
                <w:bottom w:val="none" w:sz="0" w:space="0" w:color="auto"/>
                <w:right w:val="none" w:sz="0" w:space="0" w:color="auto"/>
              </w:divBdr>
            </w:div>
            <w:div w:id="669410706">
              <w:marLeft w:val="0"/>
              <w:marRight w:val="0"/>
              <w:marTop w:val="0"/>
              <w:marBottom w:val="0"/>
              <w:divBdr>
                <w:top w:val="none" w:sz="0" w:space="0" w:color="auto"/>
                <w:left w:val="none" w:sz="0" w:space="0" w:color="auto"/>
                <w:bottom w:val="none" w:sz="0" w:space="0" w:color="auto"/>
                <w:right w:val="none" w:sz="0" w:space="0" w:color="auto"/>
              </w:divBdr>
            </w:div>
            <w:div w:id="919484961">
              <w:marLeft w:val="0"/>
              <w:marRight w:val="0"/>
              <w:marTop w:val="0"/>
              <w:marBottom w:val="0"/>
              <w:divBdr>
                <w:top w:val="none" w:sz="0" w:space="0" w:color="auto"/>
                <w:left w:val="none" w:sz="0" w:space="0" w:color="auto"/>
                <w:bottom w:val="none" w:sz="0" w:space="0" w:color="auto"/>
                <w:right w:val="none" w:sz="0" w:space="0" w:color="auto"/>
              </w:divBdr>
            </w:div>
            <w:div w:id="534851013">
              <w:marLeft w:val="0"/>
              <w:marRight w:val="0"/>
              <w:marTop w:val="0"/>
              <w:marBottom w:val="0"/>
              <w:divBdr>
                <w:top w:val="none" w:sz="0" w:space="0" w:color="auto"/>
                <w:left w:val="none" w:sz="0" w:space="0" w:color="auto"/>
                <w:bottom w:val="none" w:sz="0" w:space="0" w:color="auto"/>
                <w:right w:val="none" w:sz="0" w:space="0" w:color="auto"/>
              </w:divBdr>
            </w:div>
            <w:div w:id="1844080734">
              <w:marLeft w:val="0"/>
              <w:marRight w:val="0"/>
              <w:marTop w:val="0"/>
              <w:marBottom w:val="0"/>
              <w:divBdr>
                <w:top w:val="none" w:sz="0" w:space="0" w:color="auto"/>
                <w:left w:val="none" w:sz="0" w:space="0" w:color="auto"/>
                <w:bottom w:val="none" w:sz="0" w:space="0" w:color="auto"/>
                <w:right w:val="none" w:sz="0" w:space="0" w:color="auto"/>
              </w:divBdr>
            </w:div>
            <w:div w:id="2110931698">
              <w:marLeft w:val="0"/>
              <w:marRight w:val="0"/>
              <w:marTop w:val="0"/>
              <w:marBottom w:val="0"/>
              <w:divBdr>
                <w:top w:val="none" w:sz="0" w:space="0" w:color="auto"/>
                <w:left w:val="none" w:sz="0" w:space="0" w:color="auto"/>
                <w:bottom w:val="none" w:sz="0" w:space="0" w:color="auto"/>
                <w:right w:val="none" w:sz="0" w:space="0" w:color="auto"/>
              </w:divBdr>
            </w:div>
            <w:div w:id="1215119026">
              <w:marLeft w:val="0"/>
              <w:marRight w:val="0"/>
              <w:marTop w:val="0"/>
              <w:marBottom w:val="0"/>
              <w:divBdr>
                <w:top w:val="none" w:sz="0" w:space="0" w:color="auto"/>
                <w:left w:val="none" w:sz="0" w:space="0" w:color="auto"/>
                <w:bottom w:val="none" w:sz="0" w:space="0" w:color="auto"/>
                <w:right w:val="none" w:sz="0" w:space="0" w:color="auto"/>
              </w:divBdr>
            </w:div>
            <w:div w:id="1474520106">
              <w:marLeft w:val="0"/>
              <w:marRight w:val="0"/>
              <w:marTop w:val="0"/>
              <w:marBottom w:val="0"/>
              <w:divBdr>
                <w:top w:val="none" w:sz="0" w:space="0" w:color="auto"/>
                <w:left w:val="none" w:sz="0" w:space="0" w:color="auto"/>
                <w:bottom w:val="none" w:sz="0" w:space="0" w:color="auto"/>
                <w:right w:val="none" w:sz="0" w:space="0" w:color="auto"/>
              </w:divBdr>
            </w:div>
            <w:div w:id="1298220607">
              <w:marLeft w:val="0"/>
              <w:marRight w:val="0"/>
              <w:marTop w:val="0"/>
              <w:marBottom w:val="0"/>
              <w:divBdr>
                <w:top w:val="none" w:sz="0" w:space="0" w:color="auto"/>
                <w:left w:val="none" w:sz="0" w:space="0" w:color="auto"/>
                <w:bottom w:val="none" w:sz="0" w:space="0" w:color="auto"/>
                <w:right w:val="none" w:sz="0" w:space="0" w:color="auto"/>
              </w:divBdr>
            </w:div>
            <w:div w:id="195001457">
              <w:marLeft w:val="0"/>
              <w:marRight w:val="0"/>
              <w:marTop w:val="0"/>
              <w:marBottom w:val="0"/>
              <w:divBdr>
                <w:top w:val="none" w:sz="0" w:space="0" w:color="auto"/>
                <w:left w:val="none" w:sz="0" w:space="0" w:color="auto"/>
                <w:bottom w:val="none" w:sz="0" w:space="0" w:color="auto"/>
                <w:right w:val="none" w:sz="0" w:space="0" w:color="auto"/>
              </w:divBdr>
            </w:div>
            <w:div w:id="450517913">
              <w:marLeft w:val="0"/>
              <w:marRight w:val="0"/>
              <w:marTop w:val="0"/>
              <w:marBottom w:val="0"/>
              <w:divBdr>
                <w:top w:val="none" w:sz="0" w:space="0" w:color="auto"/>
                <w:left w:val="none" w:sz="0" w:space="0" w:color="auto"/>
                <w:bottom w:val="none" w:sz="0" w:space="0" w:color="auto"/>
                <w:right w:val="none" w:sz="0" w:space="0" w:color="auto"/>
              </w:divBdr>
            </w:div>
            <w:div w:id="854851811">
              <w:marLeft w:val="0"/>
              <w:marRight w:val="0"/>
              <w:marTop w:val="0"/>
              <w:marBottom w:val="0"/>
              <w:divBdr>
                <w:top w:val="none" w:sz="0" w:space="0" w:color="auto"/>
                <w:left w:val="none" w:sz="0" w:space="0" w:color="auto"/>
                <w:bottom w:val="none" w:sz="0" w:space="0" w:color="auto"/>
                <w:right w:val="none" w:sz="0" w:space="0" w:color="auto"/>
              </w:divBdr>
            </w:div>
            <w:div w:id="324866706">
              <w:marLeft w:val="0"/>
              <w:marRight w:val="0"/>
              <w:marTop w:val="0"/>
              <w:marBottom w:val="0"/>
              <w:divBdr>
                <w:top w:val="none" w:sz="0" w:space="0" w:color="auto"/>
                <w:left w:val="none" w:sz="0" w:space="0" w:color="auto"/>
                <w:bottom w:val="none" w:sz="0" w:space="0" w:color="auto"/>
                <w:right w:val="none" w:sz="0" w:space="0" w:color="auto"/>
              </w:divBdr>
            </w:div>
            <w:div w:id="157885089">
              <w:marLeft w:val="0"/>
              <w:marRight w:val="0"/>
              <w:marTop w:val="0"/>
              <w:marBottom w:val="0"/>
              <w:divBdr>
                <w:top w:val="none" w:sz="0" w:space="0" w:color="auto"/>
                <w:left w:val="none" w:sz="0" w:space="0" w:color="auto"/>
                <w:bottom w:val="none" w:sz="0" w:space="0" w:color="auto"/>
                <w:right w:val="none" w:sz="0" w:space="0" w:color="auto"/>
              </w:divBdr>
            </w:div>
            <w:div w:id="145709800">
              <w:marLeft w:val="0"/>
              <w:marRight w:val="0"/>
              <w:marTop w:val="0"/>
              <w:marBottom w:val="0"/>
              <w:divBdr>
                <w:top w:val="none" w:sz="0" w:space="0" w:color="auto"/>
                <w:left w:val="none" w:sz="0" w:space="0" w:color="auto"/>
                <w:bottom w:val="none" w:sz="0" w:space="0" w:color="auto"/>
                <w:right w:val="none" w:sz="0" w:space="0" w:color="auto"/>
              </w:divBdr>
            </w:div>
            <w:div w:id="412093237">
              <w:marLeft w:val="0"/>
              <w:marRight w:val="0"/>
              <w:marTop w:val="0"/>
              <w:marBottom w:val="0"/>
              <w:divBdr>
                <w:top w:val="none" w:sz="0" w:space="0" w:color="auto"/>
                <w:left w:val="none" w:sz="0" w:space="0" w:color="auto"/>
                <w:bottom w:val="none" w:sz="0" w:space="0" w:color="auto"/>
                <w:right w:val="none" w:sz="0" w:space="0" w:color="auto"/>
              </w:divBdr>
            </w:div>
            <w:div w:id="1770933160">
              <w:marLeft w:val="0"/>
              <w:marRight w:val="0"/>
              <w:marTop w:val="0"/>
              <w:marBottom w:val="0"/>
              <w:divBdr>
                <w:top w:val="none" w:sz="0" w:space="0" w:color="auto"/>
                <w:left w:val="none" w:sz="0" w:space="0" w:color="auto"/>
                <w:bottom w:val="none" w:sz="0" w:space="0" w:color="auto"/>
                <w:right w:val="none" w:sz="0" w:space="0" w:color="auto"/>
              </w:divBdr>
            </w:div>
            <w:div w:id="2042394886">
              <w:marLeft w:val="0"/>
              <w:marRight w:val="0"/>
              <w:marTop w:val="0"/>
              <w:marBottom w:val="0"/>
              <w:divBdr>
                <w:top w:val="none" w:sz="0" w:space="0" w:color="auto"/>
                <w:left w:val="none" w:sz="0" w:space="0" w:color="auto"/>
                <w:bottom w:val="none" w:sz="0" w:space="0" w:color="auto"/>
                <w:right w:val="none" w:sz="0" w:space="0" w:color="auto"/>
              </w:divBdr>
            </w:div>
            <w:div w:id="388849503">
              <w:marLeft w:val="0"/>
              <w:marRight w:val="0"/>
              <w:marTop w:val="0"/>
              <w:marBottom w:val="0"/>
              <w:divBdr>
                <w:top w:val="none" w:sz="0" w:space="0" w:color="auto"/>
                <w:left w:val="none" w:sz="0" w:space="0" w:color="auto"/>
                <w:bottom w:val="none" w:sz="0" w:space="0" w:color="auto"/>
                <w:right w:val="none" w:sz="0" w:space="0" w:color="auto"/>
              </w:divBdr>
            </w:div>
            <w:div w:id="1928150178">
              <w:marLeft w:val="0"/>
              <w:marRight w:val="0"/>
              <w:marTop w:val="0"/>
              <w:marBottom w:val="0"/>
              <w:divBdr>
                <w:top w:val="none" w:sz="0" w:space="0" w:color="auto"/>
                <w:left w:val="none" w:sz="0" w:space="0" w:color="auto"/>
                <w:bottom w:val="none" w:sz="0" w:space="0" w:color="auto"/>
                <w:right w:val="none" w:sz="0" w:space="0" w:color="auto"/>
              </w:divBdr>
            </w:div>
            <w:div w:id="1020274850">
              <w:marLeft w:val="0"/>
              <w:marRight w:val="0"/>
              <w:marTop w:val="0"/>
              <w:marBottom w:val="0"/>
              <w:divBdr>
                <w:top w:val="none" w:sz="0" w:space="0" w:color="auto"/>
                <w:left w:val="none" w:sz="0" w:space="0" w:color="auto"/>
                <w:bottom w:val="none" w:sz="0" w:space="0" w:color="auto"/>
                <w:right w:val="none" w:sz="0" w:space="0" w:color="auto"/>
              </w:divBdr>
            </w:div>
            <w:div w:id="1936355247">
              <w:marLeft w:val="0"/>
              <w:marRight w:val="0"/>
              <w:marTop w:val="0"/>
              <w:marBottom w:val="0"/>
              <w:divBdr>
                <w:top w:val="none" w:sz="0" w:space="0" w:color="auto"/>
                <w:left w:val="none" w:sz="0" w:space="0" w:color="auto"/>
                <w:bottom w:val="none" w:sz="0" w:space="0" w:color="auto"/>
                <w:right w:val="none" w:sz="0" w:space="0" w:color="auto"/>
              </w:divBdr>
            </w:div>
            <w:div w:id="905457798">
              <w:marLeft w:val="0"/>
              <w:marRight w:val="0"/>
              <w:marTop w:val="0"/>
              <w:marBottom w:val="0"/>
              <w:divBdr>
                <w:top w:val="none" w:sz="0" w:space="0" w:color="auto"/>
                <w:left w:val="none" w:sz="0" w:space="0" w:color="auto"/>
                <w:bottom w:val="none" w:sz="0" w:space="0" w:color="auto"/>
                <w:right w:val="none" w:sz="0" w:space="0" w:color="auto"/>
              </w:divBdr>
            </w:div>
            <w:div w:id="436876492">
              <w:marLeft w:val="0"/>
              <w:marRight w:val="0"/>
              <w:marTop w:val="0"/>
              <w:marBottom w:val="0"/>
              <w:divBdr>
                <w:top w:val="none" w:sz="0" w:space="0" w:color="auto"/>
                <w:left w:val="none" w:sz="0" w:space="0" w:color="auto"/>
                <w:bottom w:val="none" w:sz="0" w:space="0" w:color="auto"/>
                <w:right w:val="none" w:sz="0" w:space="0" w:color="auto"/>
              </w:divBdr>
            </w:div>
            <w:div w:id="100221216">
              <w:marLeft w:val="0"/>
              <w:marRight w:val="0"/>
              <w:marTop w:val="0"/>
              <w:marBottom w:val="0"/>
              <w:divBdr>
                <w:top w:val="none" w:sz="0" w:space="0" w:color="auto"/>
                <w:left w:val="none" w:sz="0" w:space="0" w:color="auto"/>
                <w:bottom w:val="none" w:sz="0" w:space="0" w:color="auto"/>
                <w:right w:val="none" w:sz="0" w:space="0" w:color="auto"/>
              </w:divBdr>
            </w:div>
            <w:div w:id="1907105859">
              <w:marLeft w:val="0"/>
              <w:marRight w:val="0"/>
              <w:marTop w:val="0"/>
              <w:marBottom w:val="0"/>
              <w:divBdr>
                <w:top w:val="none" w:sz="0" w:space="0" w:color="auto"/>
                <w:left w:val="none" w:sz="0" w:space="0" w:color="auto"/>
                <w:bottom w:val="none" w:sz="0" w:space="0" w:color="auto"/>
                <w:right w:val="none" w:sz="0" w:space="0" w:color="auto"/>
              </w:divBdr>
            </w:div>
            <w:div w:id="1236863264">
              <w:marLeft w:val="0"/>
              <w:marRight w:val="0"/>
              <w:marTop w:val="0"/>
              <w:marBottom w:val="0"/>
              <w:divBdr>
                <w:top w:val="none" w:sz="0" w:space="0" w:color="auto"/>
                <w:left w:val="none" w:sz="0" w:space="0" w:color="auto"/>
                <w:bottom w:val="none" w:sz="0" w:space="0" w:color="auto"/>
                <w:right w:val="none" w:sz="0" w:space="0" w:color="auto"/>
              </w:divBdr>
            </w:div>
            <w:div w:id="462774111">
              <w:marLeft w:val="0"/>
              <w:marRight w:val="0"/>
              <w:marTop w:val="0"/>
              <w:marBottom w:val="0"/>
              <w:divBdr>
                <w:top w:val="none" w:sz="0" w:space="0" w:color="auto"/>
                <w:left w:val="none" w:sz="0" w:space="0" w:color="auto"/>
                <w:bottom w:val="none" w:sz="0" w:space="0" w:color="auto"/>
                <w:right w:val="none" w:sz="0" w:space="0" w:color="auto"/>
              </w:divBdr>
            </w:div>
            <w:div w:id="1661077514">
              <w:marLeft w:val="0"/>
              <w:marRight w:val="0"/>
              <w:marTop w:val="0"/>
              <w:marBottom w:val="0"/>
              <w:divBdr>
                <w:top w:val="none" w:sz="0" w:space="0" w:color="auto"/>
                <w:left w:val="none" w:sz="0" w:space="0" w:color="auto"/>
                <w:bottom w:val="none" w:sz="0" w:space="0" w:color="auto"/>
                <w:right w:val="none" w:sz="0" w:space="0" w:color="auto"/>
              </w:divBdr>
            </w:div>
            <w:div w:id="2131047944">
              <w:marLeft w:val="0"/>
              <w:marRight w:val="0"/>
              <w:marTop w:val="0"/>
              <w:marBottom w:val="0"/>
              <w:divBdr>
                <w:top w:val="none" w:sz="0" w:space="0" w:color="auto"/>
                <w:left w:val="none" w:sz="0" w:space="0" w:color="auto"/>
                <w:bottom w:val="none" w:sz="0" w:space="0" w:color="auto"/>
                <w:right w:val="none" w:sz="0" w:space="0" w:color="auto"/>
              </w:divBdr>
            </w:div>
            <w:div w:id="1534225011">
              <w:marLeft w:val="0"/>
              <w:marRight w:val="0"/>
              <w:marTop w:val="0"/>
              <w:marBottom w:val="0"/>
              <w:divBdr>
                <w:top w:val="none" w:sz="0" w:space="0" w:color="auto"/>
                <w:left w:val="none" w:sz="0" w:space="0" w:color="auto"/>
                <w:bottom w:val="none" w:sz="0" w:space="0" w:color="auto"/>
                <w:right w:val="none" w:sz="0" w:space="0" w:color="auto"/>
              </w:divBdr>
            </w:div>
            <w:div w:id="1787001759">
              <w:marLeft w:val="0"/>
              <w:marRight w:val="0"/>
              <w:marTop w:val="0"/>
              <w:marBottom w:val="0"/>
              <w:divBdr>
                <w:top w:val="none" w:sz="0" w:space="0" w:color="auto"/>
                <w:left w:val="none" w:sz="0" w:space="0" w:color="auto"/>
                <w:bottom w:val="none" w:sz="0" w:space="0" w:color="auto"/>
                <w:right w:val="none" w:sz="0" w:space="0" w:color="auto"/>
              </w:divBdr>
            </w:div>
            <w:div w:id="524944539">
              <w:marLeft w:val="0"/>
              <w:marRight w:val="0"/>
              <w:marTop w:val="0"/>
              <w:marBottom w:val="0"/>
              <w:divBdr>
                <w:top w:val="none" w:sz="0" w:space="0" w:color="auto"/>
                <w:left w:val="none" w:sz="0" w:space="0" w:color="auto"/>
                <w:bottom w:val="none" w:sz="0" w:space="0" w:color="auto"/>
                <w:right w:val="none" w:sz="0" w:space="0" w:color="auto"/>
              </w:divBdr>
            </w:div>
            <w:div w:id="1219050222">
              <w:marLeft w:val="0"/>
              <w:marRight w:val="0"/>
              <w:marTop w:val="0"/>
              <w:marBottom w:val="0"/>
              <w:divBdr>
                <w:top w:val="none" w:sz="0" w:space="0" w:color="auto"/>
                <w:left w:val="none" w:sz="0" w:space="0" w:color="auto"/>
                <w:bottom w:val="none" w:sz="0" w:space="0" w:color="auto"/>
                <w:right w:val="none" w:sz="0" w:space="0" w:color="auto"/>
              </w:divBdr>
            </w:div>
            <w:div w:id="1178276875">
              <w:marLeft w:val="0"/>
              <w:marRight w:val="0"/>
              <w:marTop w:val="0"/>
              <w:marBottom w:val="0"/>
              <w:divBdr>
                <w:top w:val="none" w:sz="0" w:space="0" w:color="auto"/>
                <w:left w:val="none" w:sz="0" w:space="0" w:color="auto"/>
                <w:bottom w:val="none" w:sz="0" w:space="0" w:color="auto"/>
                <w:right w:val="none" w:sz="0" w:space="0" w:color="auto"/>
              </w:divBdr>
            </w:div>
            <w:div w:id="1891962493">
              <w:marLeft w:val="0"/>
              <w:marRight w:val="0"/>
              <w:marTop w:val="0"/>
              <w:marBottom w:val="0"/>
              <w:divBdr>
                <w:top w:val="none" w:sz="0" w:space="0" w:color="auto"/>
                <w:left w:val="none" w:sz="0" w:space="0" w:color="auto"/>
                <w:bottom w:val="none" w:sz="0" w:space="0" w:color="auto"/>
                <w:right w:val="none" w:sz="0" w:space="0" w:color="auto"/>
              </w:divBdr>
            </w:div>
            <w:div w:id="1559591012">
              <w:marLeft w:val="0"/>
              <w:marRight w:val="0"/>
              <w:marTop w:val="0"/>
              <w:marBottom w:val="0"/>
              <w:divBdr>
                <w:top w:val="none" w:sz="0" w:space="0" w:color="auto"/>
                <w:left w:val="none" w:sz="0" w:space="0" w:color="auto"/>
                <w:bottom w:val="none" w:sz="0" w:space="0" w:color="auto"/>
                <w:right w:val="none" w:sz="0" w:space="0" w:color="auto"/>
              </w:divBdr>
            </w:div>
            <w:div w:id="932394154">
              <w:marLeft w:val="0"/>
              <w:marRight w:val="0"/>
              <w:marTop w:val="0"/>
              <w:marBottom w:val="0"/>
              <w:divBdr>
                <w:top w:val="none" w:sz="0" w:space="0" w:color="auto"/>
                <w:left w:val="none" w:sz="0" w:space="0" w:color="auto"/>
                <w:bottom w:val="none" w:sz="0" w:space="0" w:color="auto"/>
                <w:right w:val="none" w:sz="0" w:space="0" w:color="auto"/>
              </w:divBdr>
            </w:div>
            <w:div w:id="1982155818">
              <w:marLeft w:val="0"/>
              <w:marRight w:val="0"/>
              <w:marTop w:val="0"/>
              <w:marBottom w:val="0"/>
              <w:divBdr>
                <w:top w:val="none" w:sz="0" w:space="0" w:color="auto"/>
                <w:left w:val="none" w:sz="0" w:space="0" w:color="auto"/>
                <w:bottom w:val="none" w:sz="0" w:space="0" w:color="auto"/>
                <w:right w:val="none" w:sz="0" w:space="0" w:color="auto"/>
              </w:divBdr>
            </w:div>
            <w:div w:id="130174426">
              <w:marLeft w:val="0"/>
              <w:marRight w:val="0"/>
              <w:marTop w:val="0"/>
              <w:marBottom w:val="0"/>
              <w:divBdr>
                <w:top w:val="none" w:sz="0" w:space="0" w:color="auto"/>
                <w:left w:val="none" w:sz="0" w:space="0" w:color="auto"/>
                <w:bottom w:val="none" w:sz="0" w:space="0" w:color="auto"/>
                <w:right w:val="none" w:sz="0" w:space="0" w:color="auto"/>
              </w:divBdr>
            </w:div>
            <w:div w:id="1151172070">
              <w:marLeft w:val="0"/>
              <w:marRight w:val="0"/>
              <w:marTop w:val="0"/>
              <w:marBottom w:val="0"/>
              <w:divBdr>
                <w:top w:val="none" w:sz="0" w:space="0" w:color="auto"/>
                <w:left w:val="none" w:sz="0" w:space="0" w:color="auto"/>
                <w:bottom w:val="none" w:sz="0" w:space="0" w:color="auto"/>
                <w:right w:val="none" w:sz="0" w:space="0" w:color="auto"/>
              </w:divBdr>
            </w:div>
            <w:div w:id="121965380">
              <w:marLeft w:val="0"/>
              <w:marRight w:val="0"/>
              <w:marTop w:val="0"/>
              <w:marBottom w:val="0"/>
              <w:divBdr>
                <w:top w:val="none" w:sz="0" w:space="0" w:color="auto"/>
                <w:left w:val="none" w:sz="0" w:space="0" w:color="auto"/>
                <w:bottom w:val="none" w:sz="0" w:space="0" w:color="auto"/>
                <w:right w:val="none" w:sz="0" w:space="0" w:color="auto"/>
              </w:divBdr>
            </w:div>
            <w:div w:id="1192693989">
              <w:marLeft w:val="0"/>
              <w:marRight w:val="0"/>
              <w:marTop w:val="0"/>
              <w:marBottom w:val="0"/>
              <w:divBdr>
                <w:top w:val="none" w:sz="0" w:space="0" w:color="auto"/>
                <w:left w:val="none" w:sz="0" w:space="0" w:color="auto"/>
                <w:bottom w:val="none" w:sz="0" w:space="0" w:color="auto"/>
                <w:right w:val="none" w:sz="0" w:space="0" w:color="auto"/>
              </w:divBdr>
            </w:div>
            <w:div w:id="965624429">
              <w:marLeft w:val="0"/>
              <w:marRight w:val="0"/>
              <w:marTop w:val="0"/>
              <w:marBottom w:val="0"/>
              <w:divBdr>
                <w:top w:val="none" w:sz="0" w:space="0" w:color="auto"/>
                <w:left w:val="none" w:sz="0" w:space="0" w:color="auto"/>
                <w:bottom w:val="none" w:sz="0" w:space="0" w:color="auto"/>
                <w:right w:val="none" w:sz="0" w:space="0" w:color="auto"/>
              </w:divBdr>
            </w:div>
            <w:div w:id="1658919238">
              <w:marLeft w:val="0"/>
              <w:marRight w:val="0"/>
              <w:marTop w:val="0"/>
              <w:marBottom w:val="0"/>
              <w:divBdr>
                <w:top w:val="none" w:sz="0" w:space="0" w:color="auto"/>
                <w:left w:val="none" w:sz="0" w:space="0" w:color="auto"/>
                <w:bottom w:val="none" w:sz="0" w:space="0" w:color="auto"/>
                <w:right w:val="none" w:sz="0" w:space="0" w:color="auto"/>
              </w:divBdr>
            </w:div>
            <w:div w:id="757361679">
              <w:marLeft w:val="0"/>
              <w:marRight w:val="0"/>
              <w:marTop w:val="0"/>
              <w:marBottom w:val="0"/>
              <w:divBdr>
                <w:top w:val="none" w:sz="0" w:space="0" w:color="auto"/>
                <w:left w:val="none" w:sz="0" w:space="0" w:color="auto"/>
                <w:bottom w:val="none" w:sz="0" w:space="0" w:color="auto"/>
                <w:right w:val="none" w:sz="0" w:space="0" w:color="auto"/>
              </w:divBdr>
            </w:div>
            <w:div w:id="408233784">
              <w:marLeft w:val="0"/>
              <w:marRight w:val="0"/>
              <w:marTop w:val="0"/>
              <w:marBottom w:val="0"/>
              <w:divBdr>
                <w:top w:val="none" w:sz="0" w:space="0" w:color="auto"/>
                <w:left w:val="none" w:sz="0" w:space="0" w:color="auto"/>
                <w:bottom w:val="none" w:sz="0" w:space="0" w:color="auto"/>
                <w:right w:val="none" w:sz="0" w:space="0" w:color="auto"/>
              </w:divBdr>
            </w:div>
            <w:div w:id="677997413">
              <w:marLeft w:val="0"/>
              <w:marRight w:val="0"/>
              <w:marTop w:val="0"/>
              <w:marBottom w:val="0"/>
              <w:divBdr>
                <w:top w:val="none" w:sz="0" w:space="0" w:color="auto"/>
                <w:left w:val="none" w:sz="0" w:space="0" w:color="auto"/>
                <w:bottom w:val="none" w:sz="0" w:space="0" w:color="auto"/>
                <w:right w:val="none" w:sz="0" w:space="0" w:color="auto"/>
              </w:divBdr>
            </w:div>
            <w:div w:id="800465715">
              <w:marLeft w:val="0"/>
              <w:marRight w:val="0"/>
              <w:marTop w:val="0"/>
              <w:marBottom w:val="0"/>
              <w:divBdr>
                <w:top w:val="none" w:sz="0" w:space="0" w:color="auto"/>
                <w:left w:val="none" w:sz="0" w:space="0" w:color="auto"/>
                <w:bottom w:val="none" w:sz="0" w:space="0" w:color="auto"/>
                <w:right w:val="none" w:sz="0" w:space="0" w:color="auto"/>
              </w:divBdr>
            </w:div>
            <w:div w:id="1628121131">
              <w:marLeft w:val="0"/>
              <w:marRight w:val="0"/>
              <w:marTop w:val="0"/>
              <w:marBottom w:val="0"/>
              <w:divBdr>
                <w:top w:val="none" w:sz="0" w:space="0" w:color="auto"/>
                <w:left w:val="none" w:sz="0" w:space="0" w:color="auto"/>
                <w:bottom w:val="none" w:sz="0" w:space="0" w:color="auto"/>
                <w:right w:val="none" w:sz="0" w:space="0" w:color="auto"/>
              </w:divBdr>
            </w:div>
            <w:div w:id="510878663">
              <w:marLeft w:val="0"/>
              <w:marRight w:val="0"/>
              <w:marTop w:val="0"/>
              <w:marBottom w:val="0"/>
              <w:divBdr>
                <w:top w:val="none" w:sz="0" w:space="0" w:color="auto"/>
                <w:left w:val="none" w:sz="0" w:space="0" w:color="auto"/>
                <w:bottom w:val="none" w:sz="0" w:space="0" w:color="auto"/>
                <w:right w:val="none" w:sz="0" w:space="0" w:color="auto"/>
              </w:divBdr>
            </w:div>
            <w:div w:id="2049722227">
              <w:marLeft w:val="0"/>
              <w:marRight w:val="0"/>
              <w:marTop w:val="0"/>
              <w:marBottom w:val="0"/>
              <w:divBdr>
                <w:top w:val="none" w:sz="0" w:space="0" w:color="auto"/>
                <w:left w:val="none" w:sz="0" w:space="0" w:color="auto"/>
                <w:bottom w:val="none" w:sz="0" w:space="0" w:color="auto"/>
                <w:right w:val="none" w:sz="0" w:space="0" w:color="auto"/>
              </w:divBdr>
            </w:div>
            <w:div w:id="817192317">
              <w:marLeft w:val="0"/>
              <w:marRight w:val="0"/>
              <w:marTop w:val="0"/>
              <w:marBottom w:val="0"/>
              <w:divBdr>
                <w:top w:val="none" w:sz="0" w:space="0" w:color="auto"/>
                <w:left w:val="none" w:sz="0" w:space="0" w:color="auto"/>
                <w:bottom w:val="none" w:sz="0" w:space="0" w:color="auto"/>
                <w:right w:val="none" w:sz="0" w:space="0" w:color="auto"/>
              </w:divBdr>
            </w:div>
            <w:div w:id="699210861">
              <w:marLeft w:val="0"/>
              <w:marRight w:val="0"/>
              <w:marTop w:val="0"/>
              <w:marBottom w:val="0"/>
              <w:divBdr>
                <w:top w:val="none" w:sz="0" w:space="0" w:color="auto"/>
                <w:left w:val="none" w:sz="0" w:space="0" w:color="auto"/>
                <w:bottom w:val="none" w:sz="0" w:space="0" w:color="auto"/>
                <w:right w:val="none" w:sz="0" w:space="0" w:color="auto"/>
              </w:divBdr>
            </w:div>
            <w:div w:id="478544981">
              <w:marLeft w:val="0"/>
              <w:marRight w:val="0"/>
              <w:marTop w:val="0"/>
              <w:marBottom w:val="0"/>
              <w:divBdr>
                <w:top w:val="none" w:sz="0" w:space="0" w:color="auto"/>
                <w:left w:val="none" w:sz="0" w:space="0" w:color="auto"/>
                <w:bottom w:val="none" w:sz="0" w:space="0" w:color="auto"/>
                <w:right w:val="none" w:sz="0" w:space="0" w:color="auto"/>
              </w:divBdr>
            </w:div>
            <w:div w:id="1124545543">
              <w:marLeft w:val="0"/>
              <w:marRight w:val="0"/>
              <w:marTop w:val="0"/>
              <w:marBottom w:val="0"/>
              <w:divBdr>
                <w:top w:val="none" w:sz="0" w:space="0" w:color="auto"/>
                <w:left w:val="none" w:sz="0" w:space="0" w:color="auto"/>
                <w:bottom w:val="none" w:sz="0" w:space="0" w:color="auto"/>
                <w:right w:val="none" w:sz="0" w:space="0" w:color="auto"/>
              </w:divBdr>
            </w:div>
            <w:div w:id="356809878">
              <w:marLeft w:val="0"/>
              <w:marRight w:val="0"/>
              <w:marTop w:val="0"/>
              <w:marBottom w:val="0"/>
              <w:divBdr>
                <w:top w:val="none" w:sz="0" w:space="0" w:color="auto"/>
                <w:left w:val="none" w:sz="0" w:space="0" w:color="auto"/>
                <w:bottom w:val="none" w:sz="0" w:space="0" w:color="auto"/>
                <w:right w:val="none" w:sz="0" w:space="0" w:color="auto"/>
              </w:divBdr>
            </w:div>
            <w:div w:id="939917378">
              <w:marLeft w:val="0"/>
              <w:marRight w:val="0"/>
              <w:marTop w:val="0"/>
              <w:marBottom w:val="0"/>
              <w:divBdr>
                <w:top w:val="none" w:sz="0" w:space="0" w:color="auto"/>
                <w:left w:val="none" w:sz="0" w:space="0" w:color="auto"/>
                <w:bottom w:val="none" w:sz="0" w:space="0" w:color="auto"/>
                <w:right w:val="none" w:sz="0" w:space="0" w:color="auto"/>
              </w:divBdr>
            </w:div>
            <w:div w:id="1972974723">
              <w:marLeft w:val="0"/>
              <w:marRight w:val="0"/>
              <w:marTop w:val="0"/>
              <w:marBottom w:val="0"/>
              <w:divBdr>
                <w:top w:val="none" w:sz="0" w:space="0" w:color="auto"/>
                <w:left w:val="none" w:sz="0" w:space="0" w:color="auto"/>
                <w:bottom w:val="none" w:sz="0" w:space="0" w:color="auto"/>
                <w:right w:val="none" w:sz="0" w:space="0" w:color="auto"/>
              </w:divBdr>
            </w:div>
            <w:div w:id="780150693">
              <w:marLeft w:val="0"/>
              <w:marRight w:val="0"/>
              <w:marTop w:val="0"/>
              <w:marBottom w:val="0"/>
              <w:divBdr>
                <w:top w:val="none" w:sz="0" w:space="0" w:color="auto"/>
                <w:left w:val="none" w:sz="0" w:space="0" w:color="auto"/>
                <w:bottom w:val="none" w:sz="0" w:space="0" w:color="auto"/>
                <w:right w:val="none" w:sz="0" w:space="0" w:color="auto"/>
              </w:divBdr>
            </w:div>
            <w:div w:id="1971982553">
              <w:marLeft w:val="0"/>
              <w:marRight w:val="0"/>
              <w:marTop w:val="0"/>
              <w:marBottom w:val="0"/>
              <w:divBdr>
                <w:top w:val="none" w:sz="0" w:space="0" w:color="auto"/>
                <w:left w:val="none" w:sz="0" w:space="0" w:color="auto"/>
                <w:bottom w:val="none" w:sz="0" w:space="0" w:color="auto"/>
                <w:right w:val="none" w:sz="0" w:space="0" w:color="auto"/>
              </w:divBdr>
            </w:div>
            <w:div w:id="1682120699">
              <w:marLeft w:val="0"/>
              <w:marRight w:val="0"/>
              <w:marTop w:val="0"/>
              <w:marBottom w:val="0"/>
              <w:divBdr>
                <w:top w:val="none" w:sz="0" w:space="0" w:color="auto"/>
                <w:left w:val="none" w:sz="0" w:space="0" w:color="auto"/>
                <w:bottom w:val="none" w:sz="0" w:space="0" w:color="auto"/>
                <w:right w:val="none" w:sz="0" w:space="0" w:color="auto"/>
              </w:divBdr>
            </w:div>
            <w:div w:id="1882595595">
              <w:marLeft w:val="0"/>
              <w:marRight w:val="0"/>
              <w:marTop w:val="0"/>
              <w:marBottom w:val="0"/>
              <w:divBdr>
                <w:top w:val="none" w:sz="0" w:space="0" w:color="auto"/>
                <w:left w:val="none" w:sz="0" w:space="0" w:color="auto"/>
                <w:bottom w:val="none" w:sz="0" w:space="0" w:color="auto"/>
                <w:right w:val="none" w:sz="0" w:space="0" w:color="auto"/>
              </w:divBdr>
            </w:div>
            <w:div w:id="600376151">
              <w:marLeft w:val="0"/>
              <w:marRight w:val="0"/>
              <w:marTop w:val="0"/>
              <w:marBottom w:val="0"/>
              <w:divBdr>
                <w:top w:val="none" w:sz="0" w:space="0" w:color="auto"/>
                <w:left w:val="none" w:sz="0" w:space="0" w:color="auto"/>
                <w:bottom w:val="none" w:sz="0" w:space="0" w:color="auto"/>
                <w:right w:val="none" w:sz="0" w:space="0" w:color="auto"/>
              </w:divBdr>
            </w:div>
            <w:div w:id="458647705">
              <w:marLeft w:val="0"/>
              <w:marRight w:val="0"/>
              <w:marTop w:val="0"/>
              <w:marBottom w:val="0"/>
              <w:divBdr>
                <w:top w:val="none" w:sz="0" w:space="0" w:color="auto"/>
                <w:left w:val="none" w:sz="0" w:space="0" w:color="auto"/>
                <w:bottom w:val="none" w:sz="0" w:space="0" w:color="auto"/>
                <w:right w:val="none" w:sz="0" w:space="0" w:color="auto"/>
              </w:divBdr>
            </w:div>
            <w:div w:id="1687168325">
              <w:marLeft w:val="0"/>
              <w:marRight w:val="0"/>
              <w:marTop w:val="0"/>
              <w:marBottom w:val="0"/>
              <w:divBdr>
                <w:top w:val="none" w:sz="0" w:space="0" w:color="auto"/>
                <w:left w:val="none" w:sz="0" w:space="0" w:color="auto"/>
                <w:bottom w:val="none" w:sz="0" w:space="0" w:color="auto"/>
                <w:right w:val="none" w:sz="0" w:space="0" w:color="auto"/>
              </w:divBdr>
            </w:div>
            <w:div w:id="1701010282">
              <w:marLeft w:val="0"/>
              <w:marRight w:val="0"/>
              <w:marTop w:val="0"/>
              <w:marBottom w:val="0"/>
              <w:divBdr>
                <w:top w:val="none" w:sz="0" w:space="0" w:color="auto"/>
                <w:left w:val="none" w:sz="0" w:space="0" w:color="auto"/>
                <w:bottom w:val="none" w:sz="0" w:space="0" w:color="auto"/>
                <w:right w:val="none" w:sz="0" w:space="0" w:color="auto"/>
              </w:divBdr>
            </w:div>
            <w:div w:id="196042059">
              <w:marLeft w:val="0"/>
              <w:marRight w:val="0"/>
              <w:marTop w:val="0"/>
              <w:marBottom w:val="0"/>
              <w:divBdr>
                <w:top w:val="none" w:sz="0" w:space="0" w:color="auto"/>
                <w:left w:val="none" w:sz="0" w:space="0" w:color="auto"/>
                <w:bottom w:val="none" w:sz="0" w:space="0" w:color="auto"/>
                <w:right w:val="none" w:sz="0" w:space="0" w:color="auto"/>
              </w:divBdr>
            </w:div>
            <w:div w:id="752236386">
              <w:marLeft w:val="0"/>
              <w:marRight w:val="0"/>
              <w:marTop w:val="0"/>
              <w:marBottom w:val="0"/>
              <w:divBdr>
                <w:top w:val="none" w:sz="0" w:space="0" w:color="auto"/>
                <w:left w:val="none" w:sz="0" w:space="0" w:color="auto"/>
                <w:bottom w:val="none" w:sz="0" w:space="0" w:color="auto"/>
                <w:right w:val="none" w:sz="0" w:space="0" w:color="auto"/>
              </w:divBdr>
            </w:div>
            <w:div w:id="921640771">
              <w:marLeft w:val="0"/>
              <w:marRight w:val="0"/>
              <w:marTop w:val="0"/>
              <w:marBottom w:val="0"/>
              <w:divBdr>
                <w:top w:val="none" w:sz="0" w:space="0" w:color="auto"/>
                <w:left w:val="none" w:sz="0" w:space="0" w:color="auto"/>
                <w:bottom w:val="none" w:sz="0" w:space="0" w:color="auto"/>
                <w:right w:val="none" w:sz="0" w:space="0" w:color="auto"/>
              </w:divBdr>
            </w:div>
            <w:div w:id="1880699661">
              <w:marLeft w:val="0"/>
              <w:marRight w:val="0"/>
              <w:marTop w:val="0"/>
              <w:marBottom w:val="0"/>
              <w:divBdr>
                <w:top w:val="none" w:sz="0" w:space="0" w:color="auto"/>
                <w:left w:val="none" w:sz="0" w:space="0" w:color="auto"/>
                <w:bottom w:val="none" w:sz="0" w:space="0" w:color="auto"/>
                <w:right w:val="none" w:sz="0" w:space="0" w:color="auto"/>
              </w:divBdr>
            </w:div>
            <w:div w:id="434179202">
              <w:marLeft w:val="0"/>
              <w:marRight w:val="0"/>
              <w:marTop w:val="0"/>
              <w:marBottom w:val="0"/>
              <w:divBdr>
                <w:top w:val="none" w:sz="0" w:space="0" w:color="auto"/>
                <w:left w:val="none" w:sz="0" w:space="0" w:color="auto"/>
                <w:bottom w:val="none" w:sz="0" w:space="0" w:color="auto"/>
                <w:right w:val="none" w:sz="0" w:space="0" w:color="auto"/>
              </w:divBdr>
            </w:div>
            <w:div w:id="1650131517">
              <w:marLeft w:val="0"/>
              <w:marRight w:val="0"/>
              <w:marTop w:val="0"/>
              <w:marBottom w:val="0"/>
              <w:divBdr>
                <w:top w:val="none" w:sz="0" w:space="0" w:color="auto"/>
                <w:left w:val="none" w:sz="0" w:space="0" w:color="auto"/>
                <w:bottom w:val="none" w:sz="0" w:space="0" w:color="auto"/>
                <w:right w:val="none" w:sz="0" w:space="0" w:color="auto"/>
              </w:divBdr>
            </w:div>
            <w:div w:id="1470051719">
              <w:marLeft w:val="0"/>
              <w:marRight w:val="0"/>
              <w:marTop w:val="0"/>
              <w:marBottom w:val="0"/>
              <w:divBdr>
                <w:top w:val="none" w:sz="0" w:space="0" w:color="auto"/>
                <w:left w:val="none" w:sz="0" w:space="0" w:color="auto"/>
                <w:bottom w:val="none" w:sz="0" w:space="0" w:color="auto"/>
                <w:right w:val="none" w:sz="0" w:space="0" w:color="auto"/>
              </w:divBdr>
            </w:div>
            <w:div w:id="52702873">
              <w:marLeft w:val="0"/>
              <w:marRight w:val="0"/>
              <w:marTop w:val="0"/>
              <w:marBottom w:val="0"/>
              <w:divBdr>
                <w:top w:val="none" w:sz="0" w:space="0" w:color="auto"/>
                <w:left w:val="none" w:sz="0" w:space="0" w:color="auto"/>
                <w:bottom w:val="none" w:sz="0" w:space="0" w:color="auto"/>
                <w:right w:val="none" w:sz="0" w:space="0" w:color="auto"/>
              </w:divBdr>
            </w:div>
            <w:div w:id="1254164321">
              <w:marLeft w:val="0"/>
              <w:marRight w:val="0"/>
              <w:marTop w:val="0"/>
              <w:marBottom w:val="0"/>
              <w:divBdr>
                <w:top w:val="none" w:sz="0" w:space="0" w:color="auto"/>
                <w:left w:val="none" w:sz="0" w:space="0" w:color="auto"/>
                <w:bottom w:val="none" w:sz="0" w:space="0" w:color="auto"/>
                <w:right w:val="none" w:sz="0" w:space="0" w:color="auto"/>
              </w:divBdr>
            </w:div>
            <w:div w:id="603458659">
              <w:marLeft w:val="0"/>
              <w:marRight w:val="0"/>
              <w:marTop w:val="0"/>
              <w:marBottom w:val="0"/>
              <w:divBdr>
                <w:top w:val="none" w:sz="0" w:space="0" w:color="auto"/>
                <w:left w:val="none" w:sz="0" w:space="0" w:color="auto"/>
                <w:bottom w:val="none" w:sz="0" w:space="0" w:color="auto"/>
                <w:right w:val="none" w:sz="0" w:space="0" w:color="auto"/>
              </w:divBdr>
            </w:div>
            <w:div w:id="1174029335">
              <w:marLeft w:val="0"/>
              <w:marRight w:val="0"/>
              <w:marTop w:val="0"/>
              <w:marBottom w:val="0"/>
              <w:divBdr>
                <w:top w:val="none" w:sz="0" w:space="0" w:color="auto"/>
                <w:left w:val="none" w:sz="0" w:space="0" w:color="auto"/>
                <w:bottom w:val="none" w:sz="0" w:space="0" w:color="auto"/>
                <w:right w:val="none" w:sz="0" w:space="0" w:color="auto"/>
              </w:divBdr>
            </w:div>
            <w:div w:id="1169325162">
              <w:marLeft w:val="0"/>
              <w:marRight w:val="0"/>
              <w:marTop w:val="0"/>
              <w:marBottom w:val="0"/>
              <w:divBdr>
                <w:top w:val="none" w:sz="0" w:space="0" w:color="auto"/>
                <w:left w:val="none" w:sz="0" w:space="0" w:color="auto"/>
                <w:bottom w:val="none" w:sz="0" w:space="0" w:color="auto"/>
                <w:right w:val="none" w:sz="0" w:space="0" w:color="auto"/>
              </w:divBdr>
            </w:div>
            <w:div w:id="394544937">
              <w:marLeft w:val="0"/>
              <w:marRight w:val="0"/>
              <w:marTop w:val="0"/>
              <w:marBottom w:val="0"/>
              <w:divBdr>
                <w:top w:val="none" w:sz="0" w:space="0" w:color="auto"/>
                <w:left w:val="none" w:sz="0" w:space="0" w:color="auto"/>
                <w:bottom w:val="none" w:sz="0" w:space="0" w:color="auto"/>
                <w:right w:val="none" w:sz="0" w:space="0" w:color="auto"/>
              </w:divBdr>
            </w:div>
            <w:div w:id="486019215">
              <w:marLeft w:val="0"/>
              <w:marRight w:val="0"/>
              <w:marTop w:val="0"/>
              <w:marBottom w:val="0"/>
              <w:divBdr>
                <w:top w:val="none" w:sz="0" w:space="0" w:color="auto"/>
                <w:left w:val="none" w:sz="0" w:space="0" w:color="auto"/>
                <w:bottom w:val="none" w:sz="0" w:space="0" w:color="auto"/>
                <w:right w:val="none" w:sz="0" w:space="0" w:color="auto"/>
              </w:divBdr>
            </w:div>
            <w:div w:id="1385133920">
              <w:marLeft w:val="0"/>
              <w:marRight w:val="0"/>
              <w:marTop w:val="0"/>
              <w:marBottom w:val="0"/>
              <w:divBdr>
                <w:top w:val="none" w:sz="0" w:space="0" w:color="auto"/>
                <w:left w:val="none" w:sz="0" w:space="0" w:color="auto"/>
                <w:bottom w:val="none" w:sz="0" w:space="0" w:color="auto"/>
                <w:right w:val="none" w:sz="0" w:space="0" w:color="auto"/>
              </w:divBdr>
            </w:div>
            <w:div w:id="1127237445">
              <w:marLeft w:val="0"/>
              <w:marRight w:val="0"/>
              <w:marTop w:val="0"/>
              <w:marBottom w:val="0"/>
              <w:divBdr>
                <w:top w:val="none" w:sz="0" w:space="0" w:color="auto"/>
                <w:left w:val="none" w:sz="0" w:space="0" w:color="auto"/>
                <w:bottom w:val="none" w:sz="0" w:space="0" w:color="auto"/>
                <w:right w:val="none" w:sz="0" w:space="0" w:color="auto"/>
              </w:divBdr>
            </w:div>
            <w:div w:id="824784025">
              <w:marLeft w:val="0"/>
              <w:marRight w:val="0"/>
              <w:marTop w:val="0"/>
              <w:marBottom w:val="0"/>
              <w:divBdr>
                <w:top w:val="none" w:sz="0" w:space="0" w:color="auto"/>
                <w:left w:val="none" w:sz="0" w:space="0" w:color="auto"/>
                <w:bottom w:val="none" w:sz="0" w:space="0" w:color="auto"/>
                <w:right w:val="none" w:sz="0" w:space="0" w:color="auto"/>
              </w:divBdr>
            </w:div>
            <w:div w:id="1645890242">
              <w:marLeft w:val="0"/>
              <w:marRight w:val="0"/>
              <w:marTop w:val="0"/>
              <w:marBottom w:val="0"/>
              <w:divBdr>
                <w:top w:val="none" w:sz="0" w:space="0" w:color="auto"/>
                <w:left w:val="none" w:sz="0" w:space="0" w:color="auto"/>
                <w:bottom w:val="none" w:sz="0" w:space="0" w:color="auto"/>
                <w:right w:val="none" w:sz="0" w:space="0" w:color="auto"/>
              </w:divBdr>
            </w:div>
            <w:div w:id="324818372">
              <w:marLeft w:val="0"/>
              <w:marRight w:val="0"/>
              <w:marTop w:val="0"/>
              <w:marBottom w:val="0"/>
              <w:divBdr>
                <w:top w:val="none" w:sz="0" w:space="0" w:color="auto"/>
                <w:left w:val="none" w:sz="0" w:space="0" w:color="auto"/>
                <w:bottom w:val="none" w:sz="0" w:space="0" w:color="auto"/>
                <w:right w:val="none" w:sz="0" w:space="0" w:color="auto"/>
              </w:divBdr>
            </w:div>
            <w:div w:id="1578199439">
              <w:marLeft w:val="0"/>
              <w:marRight w:val="0"/>
              <w:marTop w:val="0"/>
              <w:marBottom w:val="0"/>
              <w:divBdr>
                <w:top w:val="none" w:sz="0" w:space="0" w:color="auto"/>
                <w:left w:val="none" w:sz="0" w:space="0" w:color="auto"/>
                <w:bottom w:val="none" w:sz="0" w:space="0" w:color="auto"/>
                <w:right w:val="none" w:sz="0" w:space="0" w:color="auto"/>
              </w:divBdr>
            </w:div>
            <w:div w:id="1091242165">
              <w:marLeft w:val="0"/>
              <w:marRight w:val="0"/>
              <w:marTop w:val="0"/>
              <w:marBottom w:val="0"/>
              <w:divBdr>
                <w:top w:val="none" w:sz="0" w:space="0" w:color="auto"/>
                <w:left w:val="none" w:sz="0" w:space="0" w:color="auto"/>
                <w:bottom w:val="none" w:sz="0" w:space="0" w:color="auto"/>
                <w:right w:val="none" w:sz="0" w:space="0" w:color="auto"/>
              </w:divBdr>
            </w:div>
            <w:div w:id="2146655125">
              <w:marLeft w:val="0"/>
              <w:marRight w:val="0"/>
              <w:marTop w:val="0"/>
              <w:marBottom w:val="0"/>
              <w:divBdr>
                <w:top w:val="none" w:sz="0" w:space="0" w:color="auto"/>
                <w:left w:val="none" w:sz="0" w:space="0" w:color="auto"/>
                <w:bottom w:val="none" w:sz="0" w:space="0" w:color="auto"/>
                <w:right w:val="none" w:sz="0" w:space="0" w:color="auto"/>
              </w:divBdr>
            </w:div>
            <w:div w:id="1948349784">
              <w:marLeft w:val="0"/>
              <w:marRight w:val="0"/>
              <w:marTop w:val="0"/>
              <w:marBottom w:val="0"/>
              <w:divBdr>
                <w:top w:val="none" w:sz="0" w:space="0" w:color="auto"/>
                <w:left w:val="none" w:sz="0" w:space="0" w:color="auto"/>
                <w:bottom w:val="none" w:sz="0" w:space="0" w:color="auto"/>
                <w:right w:val="none" w:sz="0" w:space="0" w:color="auto"/>
              </w:divBdr>
            </w:div>
            <w:div w:id="1613634628">
              <w:marLeft w:val="0"/>
              <w:marRight w:val="0"/>
              <w:marTop w:val="0"/>
              <w:marBottom w:val="0"/>
              <w:divBdr>
                <w:top w:val="none" w:sz="0" w:space="0" w:color="auto"/>
                <w:left w:val="none" w:sz="0" w:space="0" w:color="auto"/>
                <w:bottom w:val="none" w:sz="0" w:space="0" w:color="auto"/>
                <w:right w:val="none" w:sz="0" w:space="0" w:color="auto"/>
              </w:divBdr>
            </w:div>
            <w:div w:id="1706101575">
              <w:marLeft w:val="0"/>
              <w:marRight w:val="0"/>
              <w:marTop w:val="0"/>
              <w:marBottom w:val="0"/>
              <w:divBdr>
                <w:top w:val="none" w:sz="0" w:space="0" w:color="auto"/>
                <w:left w:val="none" w:sz="0" w:space="0" w:color="auto"/>
                <w:bottom w:val="none" w:sz="0" w:space="0" w:color="auto"/>
                <w:right w:val="none" w:sz="0" w:space="0" w:color="auto"/>
              </w:divBdr>
            </w:div>
            <w:div w:id="831024977">
              <w:marLeft w:val="0"/>
              <w:marRight w:val="0"/>
              <w:marTop w:val="0"/>
              <w:marBottom w:val="0"/>
              <w:divBdr>
                <w:top w:val="none" w:sz="0" w:space="0" w:color="auto"/>
                <w:left w:val="none" w:sz="0" w:space="0" w:color="auto"/>
                <w:bottom w:val="none" w:sz="0" w:space="0" w:color="auto"/>
                <w:right w:val="none" w:sz="0" w:space="0" w:color="auto"/>
              </w:divBdr>
            </w:div>
            <w:div w:id="693308109">
              <w:marLeft w:val="0"/>
              <w:marRight w:val="0"/>
              <w:marTop w:val="0"/>
              <w:marBottom w:val="0"/>
              <w:divBdr>
                <w:top w:val="none" w:sz="0" w:space="0" w:color="auto"/>
                <w:left w:val="none" w:sz="0" w:space="0" w:color="auto"/>
                <w:bottom w:val="none" w:sz="0" w:space="0" w:color="auto"/>
                <w:right w:val="none" w:sz="0" w:space="0" w:color="auto"/>
              </w:divBdr>
            </w:div>
            <w:div w:id="1547182844">
              <w:marLeft w:val="0"/>
              <w:marRight w:val="0"/>
              <w:marTop w:val="0"/>
              <w:marBottom w:val="0"/>
              <w:divBdr>
                <w:top w:val="none" w:sz="0" w:space="0" w:color="auto"/>
                <w:left w:val="none" w:sz="0" w:space="0" w:color="auto"/>
                <w:bottom w:val="none" w:sz="0" w:space="0" w:color="auto"/>
                <w:right w:val="none" w:sz="0" w:space="0" w:color="auto"/>
              </w:divBdr>
            </w:div>
            <w:div w:id="778648199">
              <w:marLeft w:val="0"/>
              <w:marRight w:val="0"/>
              <w:marTop w:val="0"/>
              <w:marBottom w:val="0"/>
              <w:divBdr>
                <w:top w:val="none" w:sz="0" w:space="0" w:color="auto"/>
                <w:left w:val="none" w:sz="0" w:space="0" w:color="auto"/>
                <w:bottom w:val="none" w:sz="0" w:space="0" w:color="auto"/>
                <w:right w:val="none" w:sz="0" w:space="0" w:color="auto"/>
              </w:divBdr>
            </w:div>
            <w:div w:id="1967810168">
              <w:marLeft w:val="0"/>
              <w:marRight w:val="0"/>
              <w:marTop w:val="0"/>
              <w:marBottom w:val="0"/>
              <w:divBdr>
                <w:top w:val="none" w:sz="0" w:space="0" w:color="auto"/>
                <w:left w:val="none" w:sz="0" w:space="0" w:color="auto"/>
                <w:bottom w:val="none" w:sz="0" w:space="0" w:color="auto"/>
                <w:right w:val="none" w:sz="0" w:space="0" w:color="auto"/>
              </w:divBdr>
            </w:div>
            <w:div w:id="619339404">
              <w:marLeft w:val="0"/>
              <w:marRight w:val="0"/>
              <w:marTop w:val="0"/>
              <w:marBottom w:val="0"/>
              <w:divBdr>
                <w:top w:val="none" w:sz="0" w:space="0" w:color="auto"/>
                <w:left w:val="none" w:sz="0" w:space="0" w:color="auto"/>
                <w:bottom w:val="none" w:sz="0" w:space="0" w:color="auto"/>
                <w:right w:val="none" w:sz="0" w:space="0" w:color="auto"/>
              </w:divBdr>
            </w:div>
            <w:div w:id="939141750">
              <w:marLeft w:val="0"/>
              <w:marRight w:val="0"/>
              <w:marTop w:val="0"/>
              <w:marBottom w:val="0"/>
              <w:divBdr>
                <w:top w:val="none" w:sz="0" w:space="0" w:color="auto"/>
                <w:left w:val="none" w:sz="0" w:space="0" w:color="auto"/>
                <w:bottom w:val="none" w:sz="0" w:space="0" w:color="auto"/>
                <w:right w:val="none" w:sz="0" w:space="0" w:color="auto"/>
              </w:divBdr>
            </w:div>
            <w:div w:id="109130665">
              <w:marLeft w:val="0"/>
              <w:marRight w:val="0"/>
              <w:marTop w:val="0"/>
              <w:marBottom w:val="0"/>
              <w:divBdr>
                <w:top w:val="none" w:sz="0" w:space="0" w:color="auto"/>
                <w:left w:val="none" w:sz="0" w:space="0" w:color="auto"/>
                <w:bottom w:val="none" w:sz="0" w:space="0" w:color="auto"/>
                <w:right w:val="none" w:sz="0" w:space="0" w:color="auto"/>
              </w:divBdr>
            </w:div>
            <w:div w:id="2043706337">
              <w:marLeft w:val="0"/>
              <w:marRight w:val="0"/>
              <w:marTop w:val="0"/>
              <w:marBottom w:val="0"/>
              <w:divBdr>
                <w:top w:val="none" w:sz="0" w:space="0" w:color="auto"/>
                <w:left w:val="none" w:sz="0" w:space="0" w:color="auto"/>
                <w:bottom w:val="none" w:sz="0" w:space="0" w:color="auto"/>
                <w:right w:val="none" w:sz="0" w:space="0" w:color="auto"/>
              </w:divBdr>
            </w:div>
            <w:div w:id="67843950">
              <w:marLeft w:val="0"/>
              <w:marRight w:val="0"/>
              <w:marTop w:val="0"/>
              <w:marBottom w:val="0"/>
              <w:divBdr>
                <w:top w:val="none" w:sz="0" w:space="0" w:color="auto"/>
                <w:left w:val="none" w:sz="0" w:space="0" w:color="auto"/>
                <w:bottom w:val="none" w:sz="0" w:space="0" w:color="auto"/>
                <w:right w:val="none" w:sz="0" w:space="0" w:color="auto"/>
              </w:divBdr>
            </w:div>
            <w:div w:id="3708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scm.com/"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usuario/nombre-repositorio.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leezym/GAUD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807B227AFF67940B13A4CEC920D9BBA" ma:contentTypeVersion="18" ma:contentTypeDescription="Crear nuevo documento." ma:contentTypeScope="" ma:versionID="28866d181c48a9e96bf87faa45334874">
  <xsd:schema xmlns:xsd="http://www.w3.org/2001/XMLSchema" xmlns:xs="http://www.w3.org/2001/XMLSchema" xmlns:p="http://schemas.microsoft.com/office/2006/metadata/properties" xmlns:ns2="2fcd6f62-7aa7-46c0-ba33-ebd1bd7fb0f5" xmlns:ns3="3f5050bf-8fd3-4be9-8319-a7c9af6cc853" targetNamespace="http://schemas.microsoft.com/office/2006/metadata/properties" ma:root="true" ma:fieldsID="fe8457be3f5dca81e7d3ee7693ea8b4d" ns2:_="" ns3:_="">
    <xsd:import namespace="2fcd6f62-7aa7-46c0-ba33-ebd1bd7fb0f5"/>
    <xsd:import namespace="3f5050bf-8fd3-4be9-8319-a7c9af6cc85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d6f62-7aa7-46c0-ba33-ebd1bd7fb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7ec1249-a48c-4968-bfb0-a566660bd30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5050bf-8fd3-4be9-8319-a7c9af6cc853"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5bb2c00e-711f-4cab-9dc6-12673603d9f8}" ma:internalName="TaxCatchAll" ma:showField="CatchAllData" ma:web="3f5050bf-8fd3-4be9-8319-a7c9af6cc8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f5050bf-8fd3-4be9-8319-a7c9af6cc853" xsi:nil="true"/>
    <lcf76f155ced4ddcb4097134ff3c332f xmlns="2fcd6f62-7aa7-46c0-ba33-ebd1bd7fb0f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19358C-B969-459A-8828-5F350B5B549A}">
  <ds:schemaRefs>
    <ds:schemaRef ds:uri="http://schemas.microsoft.com/sharepoint/v3/contenttype/forms"/>
  </ds:schemaRefs>
</ds:datastoreItem>
</file>

<file path=customXml/itemProps2.xml><?xml version="1.0" encoding="utf-8"?>
<ds:datastoreItem xmlns:ds="http://schemas.openxmlformats.org/officeDocument/2006/customXml" ds:itemID="{93749F10-4DEE-4E95-894B-8936F5420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d6f62-7aa7-46c0-ba33-ebd1bd7fb0f5"/>
    <ds:schemaRef ds:uri="3f5050bf-8fd3-4be9-8319-a7c9af6cc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DE3F3-01CA-4575-9BBF-47A588231B62}">
  <ds:schemaRefs>
    <ds:schemaRef ds:uri="http://schemas.openxmlformats.org/officeDocument/2006/bibliography"/>
  </ds:schemaRefs>
</ds:datastoreItem>
</file>

<file path=customXml/itemProps4.xml><?xml version="1.0" encoding="utf-8"?>
<ds:datastoreItem xmlns:ds="http://schemas.openxmlformats.org/officeDocument/2006/customXml" ds:itemID="{CE43912D-8532-484B-9AB0-B6DE0741EAAB}">
  <ds:schemaRefs>
    <ds:schemaRef ds:uri="http://schemas.microsoft.com/office/2006/metadata/properties"/>
    <ds:schemaRef ds:uri="http://schemas.microsoft.com/office/infopath/2007/PartnerControls"/>
    <ds:schemaRef ds:uri="3f5050bf-8fd3-4be9-8319-a7c9af6cc853"/>
    <ds:schemaRef ds:uri="2fcd6f62-7aa7-46c0-ba33-ebd1bd7fb0f5"/>
  </ds:schemaRefs>
</ds:datastoreItem>
</file>

<file path=docProps/app.xml><?xml version="1.0" encoding="utf-8"?>
<Properties xmlns="http://schemas.openxmlformats.org/officeDocument/2006/extended-properties" xmlns:vt="http://schemas.openxmlformats.org/officeDocument/2006/docPropsVTypes">
  <Template>Normal</Template>
  <TotalTime>832</TotalTime>
  <Pages>1</Pages>
  <Words>9166</Words>
  <Characters>50414</Characters>
  <Application>Microsoft Office Word</Application>
  <DocSecurity>0</DocSecurity>
  <Lines>420</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MONCADA DORADO</dc:creator>
  <cp:keywords/>
  <dc:description/>
  <cp:lastModifiedBy>Elizabeth Carolina</cp:lastModifiedBy>
  <cp:revision>63</cp:revision>
  <cp:lastPrinted>2023-10-04T19:12:00Z</cp:lastPrinted>
  <dcterms:created xsi:type="dcterms:W3CDTF">2024-08-20T21:07:00Z</dcterms:created>
  <dcterms:modified xsi:type="dcterms:W3CDTF">2026-02-03T02:35:00Z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0x010100F807B227AFF67940B13A4CEC920D9BBA</vt:lpwstr>
  </property>
  <property fmtid="{D5CDD505-2E9C-101B-9397-08002B2CF9AE}" pid="3" name="MediaServiceImageTags">
    <vt:lpwstr/>
  </property>
</Properties>
</file>